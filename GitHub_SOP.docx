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46AA3" w14:textId="77777777" w:rsidR="00EA0749" w:rsidRPr="002F563C" w:rsidRDefault="00EA0749">
      <w:pPr>
        <w:pStyle w:val="Heading1"/>
        <w:ind w:left="0" w:right="360"/>
        <w:rPr>
          <w:sz w:val="48"/>
          <w:szCs w:val="48"/>
          <w:vertAlign w:val="subscript"/>
        </w:rPr>
      </w:pPr>
      <w:bookmarkStart w:id="0" w:name="_ugf070ramb62" w:colFirst="0" w:colLast="0"/>
      <w:bookmarkEnd w:id="0"/>
    </w:p>
    <w:p w14:paraId="371BCBAD" w14:textId="77777777" w:rsidR="00EA0749" w:rsidRDefault="00EA0749">
      <w:pPr>
        <w:pStyle w:val="Heading1"/>
        <w:ind w:left="0" w:right="360"/>
        <w:rPr>
          <w:sz w:val="48"/>
          <w:szCs w:val="48"/>
        </w:rPr>
      </w:pPr>
    </w:p>
    <w:p w14:paraId="40618B3B" w14:textId="77777777" w:rsidR="00EA0749" w:rsidRDefault="00EA0749">
      <w:pPr>
        <w:pStyle w:val="Heading1"/>
        <w:ind w:left="0" w:right="360"/>
        <w:rPr>
          <w:sz w:val="48"/>
          <w:szCs w:val="48"/>
        </w:rPr>
      </w:pPr>
    </w:p>
    <w:p w14:paraId="79273909" w14:textId="77777777" w:rsidR="00EA0749" w:rsidRDefault="00EA0749">
      <w:pPr>
        <w:pStyle w:val="Heading1"/>
        <w:ind w:left="0" w:right="360"/>
        <w:rPr>
          <w:sz w:val="48"/>
          <w:szCs w:val="48"/>
        </w:rPr>
      </w:pPr>
    </w:p>
    <w:p w14:paraId="70C40FF8" w14:textId="77777777" w:rsidR="00EA0749" w:rsidRDefault="00EA0749">
      <w:pPr>
        <w:pStyle w:val="Heading1"/>
        <w:ind w:left="0" w:right="360"/>
        <w:rPr>
          <w:sz w:val="48"/>
          <w:szCs w:val="48"/>
        </w:rPr>
      </w:pPr>
    </w:p>
    <w:p w14:paraId="2CA5871E" w14:textId="77777777" w:rsidR="00EA0749" w:rsidRDefault="00EA0749">
      <w:pPr>
        <w:pStyle w:val="Heading1"/>
        <w:ind w:left="0" w:right="360"/>
        <w:rPr>
          <w:sz w:val="48"/>
          <w:szCs w:val="48"/>
        </w:rPr>
      </w:pPr>
    </w:p>
    <w:p w14:paraId="653D64A2" w14:textId="77777777" w:rsidR="00EA0749" w:rsidRDefault="00EA0749">
      <w:pPr>
        <w:pStyle w:val="Heading1"/>
        <w:ind w:left="0" w:right="360"/>
        <w:rPr>
          <w:sz w:val="48"/>
          <w:szCs w:val="48"/>
        </w:rPr>
      </w:pPr>
    </w:p>
    <w:p w14:paraId="7F4A99C7" w14:textId="77777777" w:rsidR="00EA0749" w:rsidRDefault="00EA0749">
      <w:pPr>
        <w:pStyle w:val="Heading1"/>
        <w:ind w:left="0" w:right="360"/>
        <w:rPr>
          <w:sz w:val="48"/>
          <w:szCs w:val="48"/>
        </w:rPr>
      </w:pPr>
    </w:p>
    <w:p w14:paraId="6BFA5BF4" w14:textId="77777777" w:rsidR="00EA0749" w:rsidRDefault="00000000" w:rsidP="001823F9">
      <w:pPr>
        <w:pStyle w:val="Heading1"/>
        <w:ind w:left="0" w:right="360"/>
        <w:rPr>
          <w:sz w:val="48"/>
          <w:szCs w:val="48"/>
        </w:rPr>
      </w:pPr>
      <w:r>
        <w:rPr>
          <w:sz w:val="48"/>
          <w:szCs w:val="48"/>
        </w:rPr>
        <w:t>Standard Operating Procedure:</w:t>
      </w:r>
    </w:p>
    <w:p w14:paraId="7EA698CC" w14:textId="77777777" w:rsidR="00EA0749" w:rsidRDefault="00EA0749">
      <w:pPr>
        <w:spacing w:line="240" w:lineRule="auto"/>
        <w:jc w:val="center"/>
        <w:rPr>
          <w:rFonts w:ascii="Arial" w:eastAsia="Arial" w:hAnsi="Arial" w:cs="Arial"/>
          <w:b/>
          <w:sz w:val="20"/>
          <w:szCs w:val="20"/>
        </w:rPr>
      </w:pPr>
    </w:p>
    <w:p w14:paraId="5840BF5F" w14:textId="3ECD0E2D" w:rsidR="00EA0749" w:rsidRDefault="00000000" w:rsidP="001823F9">
      <w:pPr>
        <w:spacing w:line="240" w:lineRule="auto"/>
        <w:jc w:val="center"/>
        <w:rPr>
          <w:rFonts w:ascii="Arial" w:eastAsia="Arial" w:hAnsi="Arial" w:cs="Arial"/>
          <w:b/>
          <w:sz w:val="48"/>
          <w:szCs w:val="48"/>
        </w:rPr>
      </w:pPr>
      <w:r>
        <w:rPr>
          <w:rFonts w:ascii="Arial" w:eastAsia="Arial" w:hAnsi="Arial" w:cs="Arial"/>
          <w:b/>
          <w:sz w:val="48"/>
          <w:szCs w:val="48"/>
        </w:rPr>
        <w:t xml:space="preserve">“GitHub </w:t>
      </w:r>
      <w:r w:rsidR="001823F9">
        <w:rPr>
          <w:rFonts w:ascii="Arial" w:eastAsia="Arial" w:hAnsi="Arial" w:cs="Arial"/>
          <w:b/>
          <w:sz w:val="48"/>
          <w:szCs w:val="48"/>
        </w:rPr>
        <w:t>Repository Management</w:t>
      </w:r>
      <w:r>
        <w:rPr>
          <w:rFonts w:ascii="Arial" w:eastAsia="Arial" w:hAnsi="Arial" w:cs="Arial"/>
          <w:b/>
          <w:sz w:val="48"/>
          <w:szCs w:val="48"/>
        </w:rPr>
        <w:t>”</w:t>
      </w:r>
    </w:p>
    <w:p w14:paraId="46FA83B1" w14:textId="77777777" w:rsidR="00EA0749" w:rsidRDefault="00EA0749"/>
    <w:p w14:paraId="139AF186" w14:textId="77777777" w:rsidR="00EA0749" w:rsidRDefault="00EA0749">
      <w:pPr>
        <w:spacing w:after="0"/>
        <w:ind w:left="-701"/>
      </w:pPr>
    </w:p>
    <w:p w14:paraId="3A305B73"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6C312656"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3498B019"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60A8767D"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39D67739"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73A88911"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239F3655"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2DF416BF"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08197C40"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54C05514"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718CB216"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3D98DD52"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2C6F58D9"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46B0504D"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75058125"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6F386D36"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62C2ABB9"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6142C2D4"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59392B10"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0135DBCF"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0A3E4342"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11A6F127"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4C7E30A8"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201D8A2B"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284A496C"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44EF77BF" w14:textId="77777777" w:rsidR="00EA0749" w:rsidRDefault="00EA0749">
      <w:pPr>
        <w:widowControl w:val="0"/>
        <w:pBdr>
          <w:top w:val="nil"/>
          <w:left w:val="nil"/>
          <w:bottom w:val="nil"/>
          <w:right w:val="nil"/>
          <w:between w:val="nil"/>
        </w:pBdr>
        <w:spacing w:after="0" w:line="372" w:lineRule="auto"/>
        <w:rPr>
          <w:rFonts w:ascii="Cambria" w:eastAsia="Cambria" w:hAnsi="Cambria" w:cs="Cambria"/>
          <w:sz w:val="18"/>
          <w:szCs w:val="18"/>
        </w:rPr>
      </w:pPr>
    </w:p>
    <w:p w14:paraId="31D1A71D" w14:textId="77777777" w:rsidR="00EA0749" w:rsidRDefault="00000000">
      <w:pPr>
        <w:widowControl w:val="0"/>
        <w:pBdr>
          <w:top w:val="nil"/>
          <w:left w:val="nil"/>
          <w:bottom w:val="nil"/>
          <w:right w:val="nil"/>
          <w:between w:val="nil"/>
        </w:pBdr>
        <w:spacing w:after="0" w:line="372" w:lineRule="auto"/>
        <w:rPr>
          <w:rFonts w:ascii="Arial" w:eastAsia="Arial" w:hAnsi="Arial" w:cs="Arial"/>
          <w:b/>
          <w:sz w:val="16"/>
          <w:szCs w:val="16"/>
        </w:rPr>
      </w:pPr>
      <w:r>
        <w:rPr>
          <w:rFonts w:ascii="Arial" w:eastAsia="Arial" w:hAnsi="Arial" w:cs="Arial"/>
          <w:b/>
          <w:sz w:val="16"/>
          <w:szCs w:val="16"/>
        </w:rPr>
        <w:t>Private &amp; Confidential</w:t>
      </w:r>
      <w:r>
        <w:rPr>
          <w:rFonts w:ascii="Arial" w:eastAsia="Arial" w:hAnsi="Arial" w:cs="Arial"/>
          <w:sz w:val="16"/>
          <w:szCs w:val="16"/>
        </w:rPr>
        <w:t xml:space="preserve"> - This process note is the property of L&amp;T Finance. The document is to be used for internal purposes only. Any unauthorized, copying, disclosure, use or distribution of the material is strictly forbidden.</w:t>
      </w:r>
    </w:p>
    <w:p w14:paraId="5304DD60" w14:textId="77777777" w:rsidR="00EA0749" w:rsidRDefault="00000000">
      <w:pPr>
        <w:rPr>
          <w:rFonts w:ascii="Arial" w:eastAsia="Arial" w:hAnsi="Arial" w:cs="Arial"/>
          <w:b/>
          <w:sz w:val="20"/>
          <w:szCs w:val="20"/>
        </w:rPr>
      </w:pPr>
      <w:r>
        <w:rPr>
          <w:rFonts w:ascii="Arial" w:eastAsia="Arial" w:hAnsi="Arial" w:cs="Arial"/>
          <w:b/>
          <w:sz w:val="20"/>
          <w:szCs w:val="20"/>
        </w:rPr>
        <w:lastRenderedPageBreak/>
        <w:t>Document Properties</w:t>
      </w:r>
      <w:r>
        <w:rPr>
          <w:rFonts w:ascii="Arial" w:eastAsia="Arial" w:hAnsi="Arial" w:cs="Arial"/>
          <w:sz w:val="20"/>
          <w:szCs w:val="20"/>
        </w:rPr>
        <w:t xml:space="preserve"> </w:t>
      </w:r>
    </w:p>
    <w:tbl>
      <w:tblPr>
        <w:tblStyle w:val="a"/>
        <w:tblpPr w:leftFromText="180" w:rightFromText="180" w:vertAnchor="text" w:tblpX="571" w:tblpY="127"/>
        <w:tblW w:w="10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701"/>
        <w:gridCol w:w="8061"/>
      </w:tblGrid>
      <w:tr w:rsidR="00EA0749" w14:paraId="38588E8D" w14:textId="77777777">
        <w:trPr>
          <w:cantSplit/>
          <w:trHeight w:val="567"/>
        </w:trPr>
        <w:tc>
          <w:tcPr>
            <w:tcW w:w="2701" w:type="dxa"/>
            <w:shd w:val="clear" w:color="auto" w:fill="DEEBF6"/>
            <w:vAlign w:val="center"/>
          </w:tcPr>
          <w:p w14:paraId="7CAD7D8B" w14:textId="77777777" w:rsidR="00EA0749" w:rsidRDefault="00000000">
            <w:pPr>
              <w:tabs>
                <w:tab w:val="left" w:pos="9356"/>
              </w:tabs>
              <w:ind w:left="127"/>
              <w:rPr>
                <w:rFonts w:ascii="Arial" w:eastAsia="Arial" w:hAnsi="Arial" w:cs="Arial"/>
                <w:b/>
                <w:sz w:val="20"/>
                <w:szCs w:val="20"/>
              </w:rPr>
            </w:pPr>
            <w:r>
              <w:rPr>
                <w:rFonts w:ascii="Arial" w:eastAsia="Arial" w:hAnsi="Arial" w:cs="Arial"/>
                <w:b/>
                <w:sz w:val="20"/>
                <w:szCs w:val="20"/>
              </w:rPr>
              <w:t>Process Owner</w:t>
            </w:r>
          </w:p>
        </w:tc>
        <w:tc>
          <w:tcPr>
            <w:tcW w:w="8061" w:type="dxa"/>
            <w:vAlign w:val="center"/>
          </w:tcPr>
          <w:p w14:paraId="26B63D40" w14:textId="77777777" w:rsidR="00EA0749" w:rsidRDefault="00000000">
            <w:pPr>
              <w:tabs>
                <w:tab w:val="left" w:pos="9356"/>
              </w:tabs>
              <w:rPr>
                <w:rFonts w:ascii="Arial" w:eastAsia="Arial" w:hAnsi="Arial" w:cs="Arial"/>
                <w:sz w:val="20"/>
                <w:szCs w:val="20"/>
              </w:rPr>
            </w:pPr>
            <w:r>
              <w:rPr>
                <w:rFonts w:ascii="Arial" w:eastAsia="Arial" w:hAnsi="Arial" w:cs="Arial"/>
                <w:sz w:val="20"/>
                <w:szCs w:val="20"/>
              </w:rPr>
              <w:t>DevOps Team</w:t>
            </w:r>
          </w:p>
        </w:tc>
      </w:tr>
      <w:tr w:rsidR="00EA0749" w14:paraId="4156F6D3" w14:textId="77777777">
        <w:trPr>
          <w:cantSplit/>
          <w:trHeight w:val="567"/>
        </w:trPr>
        <w:tc>
          <w:tcPr>
            <w:tcW w:w="2701" w:type="dxa"/>
            <w:shd w:val="clear" w:color="auto" w:fill="DEEBF6"/>
            <w:vAlign w:val="center"/>
          </w:tcPr>
          <w:p w14:paraId="386189F2" w14:textId="77777777" w:rsidR="00EA0749" w:rsidRDefault="00000000">
            <w:pPr>
              <w:tabs>
                <w:tab w:val="left" w:pos="9356"/>
              </w:tabs>
              <w:ind w:left="127"/>
              <w:rPr>
                <w:rFonts w:ascii="Arial" w:eastAsia="Arial" w:hAnsi="Arial" w:cs="Arial"/>
                <w:b/>
                <w:sz w:val="20"/>
                <w:szCs w:val="20"/>
              </w:rPr>
            </w:pPr>
            <w:r>
              <w:rPr>
                <w:rFonts w:ascii="Arial" w:eastAsia="Arial" w:hAnsi="Arial" w:cs="Arial"/>
                <w:b/>
                <w:sz w:val="20"/>
                <w:szCs w:val="20"/>
              </w:rPr>
              <w:t>Stakeholders</w:t>
            </w:r>
          </w:p>
        </w:tc>
        <w:tc>
          <w:tcPr>
            <w:tcW w:w="8061" w:type="dxa"/>
            <w:vAlign w:val="center"/>
          </w:tcPr>
          <w:p w14:paraId="10F5D0C6" w14:textId="77777777" w:rsidR="00EA0749" w:rsidRDefault="00EA0749">
            <w:pPr>
              <w:tabs>
                <w:tab w:val="left" w:pos="9356"/>
              </w:tabs>
              <w:rPr>
                <w:rFonts w:ascii="Arial" w:eastAsia="Arial" w:hAnsi="Arial" w:cs="Arial"/>
                <w:sz w:val="20"/>
                <w:szCs w:val="20"/>
              </w:rPr>
            </w:pPr>
          </w:p>
        </w:tc>
      </w:tr>
      <w:tr w:rsidR="00EA0749" w14:paraId="01242CB6" w14:textId="77777777">
        <w:trPr>
          <w:cantSplit/>
          <w:trHeight w:val="567"/>
        </w:trPr>
        <w:tc>
          <w:tcPr>
            <w:tcW w:w="2701" w:type="dxa"/>
            <w:shd w:val="clear" w:color="auto" w:fill="DEEBF6"/>
            <w:vAlign w:val="center"/>
          </w:tcPr>
          <w:p w14:paraId="4047CDA6" w14:textId="77777777" w:rsidR="00EA0749" w:rsidRDefault="00000000">
            <w:pPr>
              <w:tabs>
                <w:tab w:val="left" w:pos="9356"/>
              </w:tabs>
              <w:ind w:left="127"/>
              <w:rPr>
                <w:rFonts w:ascii="Arial" w:eastAsia="Arial" w:hAnsi="Arial" w:cs="Arial"/>
                <w:b/>
                <w:sz w:val="20"/>
                <w:szCs w:val="20"/>
              </w:rPr>
            </w:pPr>
            <w:r>
              <w:rPr>
                <w:rFonts w:ascii="Arial" w:eastAsia="Arial" w:hAnsi="Arial" w:cs="Arial"/>
                <w:b/>
                <w:sz w:val="20"/>
                <w:szCs w:val="20"/>
              </w:rPr>
              <w:t>Effective from</w:t>
            </w:r>
          </w:p>
        </w:tc>
        <w:tc>
          <w:tcPr>
            <w:tcW w:w="8061" w:type="dxa"/>
            <w:vAlign w:val="center"/>
          </w:tcPr>
          <w:p w14:paraId="1DA940B5" w14:textId="77777777" w:rsidR="00EA0749" w:rsidRDefault="00000000">
            <w:pPr>
              <w:tabs>
                <w:tab w:val="left" w:pos="9356"/>
              </w:tabs>
              <w:rPr>
                <w:rFonts w:ascii="Arial" w:eastAsia="Arial" w:hAnsi="Arial" w:cs="Arial"/>
                <w:sz w:val="20"/>
                <w:szCs w:val="20"/>
              </w:rPr>
            </w:pPr>
            <w:r>
              <w:rPr>
                <w:rFonts w:ascii="Arial" w:eastAsia="Arial" w:hAnsi="Arial" w:cs="Arial"/>
                <w:sz w:val="20"/>
                <w:szCs w:val="20"/>
              </w:rPr>
              <w:t>02-04-2025</w:t>
            </w:r>
          </w:p>
        </w:tc>
      </w:tr>
      <w:tr w:rsidR="00EA0749" w14:paraId="09E34429" w14:textId="77777777">
        <w:trPr>
          <w:cantSplit/>
          <w:trHeight w:val="567"/>
        </w:trPr>
        <w:tc>
          <w:tcPr>
            <w:tcW w:w="2701" w:type="dxa"/>
            <w:shd w:val="clear" w:color="auto" w:fill="DEEBF6"/>
            <w:vAlign w:val="center"/>
          </w:tcPr>
          <w:p w14:paraId="63D3E422" w14:textId="77777777" w:rsidR="00EA0749" w:rsidRDefault="00000000">
            <w:pPr>
              <w:tabs>
                <w:tab w:val="left" w:pos="9356"/>
              </w:tabs>
              <w:ind w:left="127"/>
              <w:rPr>
                <w:rFonts w:ascii="Arial" w:eastAsia="Arial" w:hAnsi="Arial" w:cs="Arial"/>
                <w:b/>
                <w:sz w:val="20"/>
                <w:szCs w:val="20"/>
              </w:rPr>
            </w:pPr>
            <w:r>
              <w:rPr>
                <w:rFonts w:ascii="Arial" w:eastAsia="Arial" w:hAnsi="Arial" w:cs="Arial"/>
                <w:b/>
                <w:sz w:val="20"/>
                <w:szCs w:val="20"/>
              </w:rPr>
              <w:t>Version No.</w:t>
            </w:r>
          </w:p>
        </w:tc>
        <w:tc>
          <w:tcPr>
            <w:tcW w:w="8061" w:type="dxa"/>
            <w:vAlign w:val="center"/>
          </w:tcPr>
          <w:p w14:paraId="52E3D806" w14:textId="77777777" w:rsidR="00EA0749" w:rsidRDefault="00000000">
            <w:pPr>
              <w:rPr>
                <w:rFonts w:ascii="Arial" w:eastAsia="Arial" w:hAnsi="Arial" w:cs="Arial"/>
                <w:sz w:val="20"/>
                <w:szCs w:val="20"/>
              </w:rPr>
            </w:pPr>
            <w:r>
              <w:rPr>
                <w:rFonts w:ascii="Arial" w:eastAsia="Arial" w:hAnsi="Arial" w:cs="Arial"/>
                <w:sz w:val="20"/>
                <w:szCs w:val="20"/>
              </w:rPr>
              <w:t>Version 1.0</w:t>
            </w:r>
          </w:p>
        </w:tc>
      </w:tr>
    </w:tbl>
    <w:p w14:paraId="6EBA9489" w14:textId="77777777" w:rsidR="00EA0749" w:rsidRDefault="00EA0749">
      <w:pPr>
        <w:widowControl w:val="0"/>
        <w:pBdr>
          <w:top w:val="nil"/>
          <w:left w:val="nil"/>
          <w:bottom w:val="nil"/>
          <w:right w:val="nil"/>
          <w:between w:val="nil"/>
        </w:pBdr>
        <w:spacing w:after="0" w:line="372" w:lineRule="auto"/>
        <w:rPr>
          <w:rFonts w:ascii="Arial" w:eastAsia="Arial" w:hAnsi="Arial" w:cs="Arial"/>
          <w:sz w:val="20"/>
          <w:szCs w:val="20"/>
        </w:rPr>
      </w:pPr>
    </w:p>
    <w:p w14:paraId="06E13C17" w14:textId="77777777" w:rsidR="00EA0749" w:rsidRDefault="00EA0749">
      <w:pPr>
        <w:widowControl w:val="0"/>
        <w:pBdr>
          <w:top w:val="nil"/>
          <w:left w:val="nil"/>
          <w:bottom w:val="nil"/>
          <w:right w:val="nil"/>
          <w:between w:val="nil"/>
        </w:pBdr>
        <w:spacing w:after="0" w:line="372" w:lineRule="auto"/>
        <w:rPr>
          <w:rFonts w:ascii="Arial" w:eastAsia="Arial" w:hAnsi="Arial" w:cs="Arial"/>
          <w:sz w:val="20"/>
          <w:szCs w:val="20"/>
        </w:rPr>
      </w:pPr>
    </w:p>
    <w:p w14:paraId="09CAFCA0" w14:textId="77777777" w:rsidR="00EA0749" w:rsidRDefault="00EA0749">
      <w:pPr>
        <w:widowControl w:val="0"/>
        <w:pBdr>
          <w:top w:val="nil"/>
          <w:left w:val="nil"/>
          <w:bottom w:val="nil"/>
          <w:right w:val="nil"/>
          <w:between w:val="nil"/>
        </w:pBdr>
        <w:spacing w:after="0" w:line="372" w:lineRule="auto"/>
        <w:rPr>
          <w:rFonts w:ascii="Arial" w:eastAsia="Arial" w:hAnsi="Arial" w:cs="Arial"/>
          <w:sz w:val="20"/>
          <w:szCs w:val="20"/>
        </w:rPr>
      </w:pPr>
    </w:p>
    <w:p w14:paraId="4B4A376D" w14:textId="77777777" w:rsidR="00EA0749" w:rsidRDefault="00EA0749">
      <w:pPr>
        <w:widowControl w:val="0"/>
        <w:pBdr>
          <w:top w:val="nil"/>
          <w:left w:val="nil"/>
          <w:bottom w:val="nil"/>
          <w:right w:val="nil"/>
          <w:between w:val="nil"/>
        </w:pBdr>
        <w:spacing w:after="0" w:line="372" w:lineRule="auto"/>
        <w:rPr>
          <w:rFonts w:ascii="Arial" w:eastAsia="Arial" w:hAnsi="Arial" w:cs="Arial"/>
          <w:sz w:val="20"/>
          <w:szCs w:val="20"/>
        </w:rPr>
      </w:pPr>
    </w:p>
    <w:p w14:paraId="793D3E5D" w14:textId="77777777" w:rsidR="00EA0749" w:rsidRDefault="00EA0749">
      <w:pPr>
        <w:widowControl w:val="0"/>
        <w:pBdr>
          <w:top w:val="nil"/>
          <w:left w:val="nil"/>
          <w:bottom w:val="nil"/>
          <w:right w:val="nil"/>
          <w:between w:val="nil"/>
        </w:pBdr>
        <w:spacing w:after="0" w:line="372" w:lineRule="auto"/>
        <w:rPr>
          <w:rFonts w:ascii="Arial" w:eastAsia="Arial" w:hAnsi="Arial" w:cs="Arial"/>
          <w:sz w:val="20"/>
          <w:szCs w:val="20"/>
        </w:rPr>
      </w:pPr>
    </w:p>
    <w:p w14:paraId="3D8E79F6" w14:textId="77777777" w:rsidR="00EA0749" w:rsidRDefault="00EA0749">
      <w:pPr>
        <w:widowControl w:val="0"/>
        <w:pBdr>
          <w:top w:val="nil"/>
          <w:left w:val="nil"/>
          <w:bottom w:val="nil"/>
          <w:right w:val="nil"/>
          <w:between w:val="nil"/>
        </w:pBdr>
        <w:spacing w:after="0" w:line="372" w:lineRule="auto"/>
        <w:rPr>
          <w:rFonts w:ascii="Arial" w:eastAsia="Arial" w:hAnsi="Arial" w:cs="Arial"/>
          <w:sz w:val="20"/>
          <w:szCs w:val="20"/>
        </w:rPr>
      </w:pPr>
    </w:p>
    <w:p w14:paraId="1DE995BB" w14:textId="77777777" w:rsidR="00EA0749" w:rsidRDefault="00EA0749">
      <w:pPr>
        <w:widowControl w:val="0"/>
        <w:pBdr>
          <w:top w:val="nil"/>
          <w:left w:val="nil"/>
          <w:bottom w:val="nil"/>
          <w:right w:val="nil"/>
          <w:between w:val="nil"/>
        </w:pBdr>
        <w:spacing w:after="0" w:line="372" w:lineRule="auto"/>
        <w:rPr>
          <w:rFonts w:ascii="Arial" w:eastAsia="Arial" w:hAnsi="Arial" w:cs="Arial"/>
          <w:sz w:val="20"/>
          <w:szCs w:val="20"/>
        </w:rPr>
      </w:pPr>
    </w:p>
    <w:p w14:paraId="2521E5BA" w14:textId="77777777" w:rsidR="00EA0749" w:rsidRDefault="00EA0749">
      <w:pPr>
        <w:spacing w:before="240" w:after="240"/>
        <w:rPr>
          <w:rFonts w:ascii="Arial" w:eastAsia="Arial" w:hAnsi="Arial" w:cs="Arial"/>
          <w:sz w:val="20"/>
          <w:szCs w:val="20"/>
        </w:rPr>
      </w:pPr>
    </w:p>
    <w:p w14:paraId="2076CC4A" w14:textId="77777777" w:rsidR="00EA0749" w:rsidRDefault="00EA0749">
      <w:pPr>
        <w:spacing w:before="240" w:after="240"/>
        <w:rPr>
          <w:rFonts w:ascii="Arial" w:eastAsia="Arial" w:hAnsi="Arial" w:cs="Arial"/>
          <w:sz w:val="20"/>
          <w:szCs w:val="20"/>
        </w:rPr>
      </w:pPr>
    </w:p>
    <w:tbl>
      <w:tblPr>
        <w:tblStyle w:val="a0"/>
        <w:tblW w:w="10770" w:type="dxa"/>
        <w:tblInd w:w="5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1500"/>
        <w:gridCol w:w="8205"/>
      </w:tblGrid>
      <w:tr w:rsidR="00EA0749" w14:paraId="6506D644" w14:textId="77777777">
        <w:trPr>
          <w:trHeight w:val="340"/>
        </w:trPr>
        <w:tc>
          <w:tcPr>
            <w:tcW w:w="10770" w:type="dxa"/>
            <w:gridSpan w:val="3"/>
            <w:shd w:val="clear" w:color="auto" w:fill="DEEBF6"/>
            <w:vAlign w:val="center"/>
          </w:tcPr>
          <w:p w14:paraId="088803CF" w14:textId="77777777" w:rsidR="00EA0749" w:rsidRDefault="00000000">
            <w:pPr>
              <w:widowControl w:val="0"/>
              <w:tabs>
                <w:tab w:val="left" w:pos="9356"/>
              </w:tabs>
              <w:ind w:left="127"/>
              <w:jc w:val="center"/>
              <w:rPr>
                <w:rFonts w:ascii="Arial" w:eastAsia="Arial" w:hAnsi="Arial" w:cs="Arial"/>
                <w:b/>
              </w:rPr>
            </w:pPr>
            <w:r>
              <w:rPr>
                <w:rFonts w:ascii="Arial" w:eastAsia="Arial" w:hAnsi="Arial" w:cs="Arial"/>
                <w:b/>
              </w:rPr>
              <w:t>Revision Description</w:t>
            </w:r>
          </w:p>
        </w:tc>
      </w:tr>
      <w:tr w:rsidR="00EA0749" w14:paraId="23DC7E69" w14:textId="77777777">
        <w:trPr>
          <w:trHeight w:val="340"/>
        </w:trPr>
        <w:tc>
          <w:tcPr>
            <w:tcW w:w="1065" w:type="dxa"/>
            <w:shd w:val="clear" w:color="auto" w:fill="DEEBF6"/>
            <w:vAlign w:val="center"/>
          </w:tcPr>
          <w:p w14:paraId="5256E623" w14:textId="77777777" w:rsidR="00EA0749" w:rsidRDefault="00000000">
            <w:pPr>
              <w:widowControl w:val="0"/>
              <w:tabs>
                <w:tab w:val="left" w:pos="9356"/>
              </w:tabs>
              <w:ind w:left="127"/>
              <w:jc w:val="center"/>
              <w:rPr>
                <w:rFonts w:ascii="Arial" w:eastAsia="Arial" w:hAnsi="Arial" w:cs="Arial"/>
                <w:b/>
              </w:rPr>
            </w:pPr>
            <w:r>
              <w:rPr>
                <w:rFonts w:ascii="Arial" w:eastAsia="Arial" w:hAnsi="Arial" w:cs="Arial"/>
                <w:b/>
              </w:rPr>
              <w:t>Version</w:t>
            </w:r>
          </w:p>
        </w:tc>
        <w:tc>
          <w:tcPr>
            <w:tcW w:w="1500" w:type="dxa"/>
            <w:shd w:val="clear" w:color="auto" w:fill="DEEBF6"/>
            <w:vAlign w:val="center"/>
          </w:tcPr>
          <w:p w14:paraId="6AC7BB15" w14:textId="77777777" w:rsidR="00EA0749" w:rsidRDefault="00000000">
            <w:pPr>
              <w:widowControl w:val="0"/>
              <w:tabs>
                <w:tab w:val="left" w:pos="9356"/>
              </w:tabs>
              <w:ind w:left="127"/>
              <w:jc w:val="center"/>
              <w:rPr>
                <w:rFonts w:ascii="Arial" w:eastAsia="Arial" w:hAnsi="Arial" w:cs="Arial"/>
                <w:b/>
              </w:rPr>
            </w:pPr>
            <w:r>
              <w:rPr>
                <w:rFonts w:ascii="Arial" w:eastAsia="Arial" w:hAnsi="Arial" w:cs="Arial"/>
                <w:b/>
              </w:rPr>
              <w:t>Date</w:t>
            </w:r>
          </w:p>
        </w:tc>
        <w:tc>
          <w:tcPr>
            <w:tcW w:w="8205" w:type="dxa"/>
            <w:shd w:val="clear" w:color="auto" w:fill="DEEBF6"/>
            <w:vAlign w:val="center"/>
          </w:tcPr>
          <w:p w14:paraId="0B6103D3" w14:textId="77777777" w:rsidR="00EA0749" w:rsidRDefault="00000000">
            <w:pPr>
              <w:widowControl w:val="0"/>
              <w:tabs>
                <w:tab w:val="left" w:pos="9356"/>
              </w:tabs>
              <w:ind w:left="127"/>
              <w:jc w:val="center"/>
              <w:rPr>
                <w:rFonts w:ascii="Arial" w:eastAsia="Arial" w:hAnsi="Arial" w:cs="Arial"/>
                <w:b/>
              </w:rPr>
            </w:pPr>
            <w:r>
              <w:rPr>
                <w:rFonts w:ascii="Arial" w:eastAsia="Arial" w:hAnsi="Arial" w:cs="Arial"/>
                <w:b/>
              </w:rPr>
              <w:t>Remarks</w:t>
            </w:r>
          </w:p>
        </w:tc>
      </w:tr>
      <w:tr w:rsidR="00EA0749" w14:paraId="3CA1566F" w14:textId="77777777">
        <w:trPr>
          <w:trHeight w:val="340"/>
        </w:trPr>
        <w:tc>
          <w:tcPr>
            <w:tcW w:w="1065" w:type="dxa"/>
            <w:vAlign w:val="center"/>
          </w:tcPr>
          <w:p w14:paraId="5CEA43EE" w14:textId="77777777" w:rsidR="00EA0749" w:rsidRDefault="00000000">
            <w:pPr>
              <w:widowControl w:val="0"/>
              <w:tabs>
                <w:tab w:val="left" w:pos="9356"/>
              </w:tabs>
              <w:ind w:left="127"/>
              <w:jc w:val="center"/>
              <w:rPr>
                <w:rFonts w:ascii="Arial" w:eastAsia="Arial" w:hAnsi="Arial" w:cs="Arial"/>
                <w:b/>
              </w:rPr>
            </w:pPr>
            <w:r>
              <w:rPr>
                <w:rFonts w:ascii="Arial" w:eastAsia="Arial" w:hAnsi="Arial" w:cs="Arial"/>
                <w:b/>
              </w:rPr>
              <w:t>1.0</w:t>
            </w:r>
          </w:p>
        </w:tc>
        <w:tc>
          <w:tcPr>
            <w:tcW w:w="1500" w:type="dxa"/>
            <w:vAlign w:val="center"/>
          </w:tcPr>
          <w:p w14:paraId="223CEDBC" w14:textId="77777777" w:rsidR="00EA0749" w:rsidRDefault="00000000">
            <w:pPr>
              <w:widowControl w:val="0"/>
              <w:tabs>
                <w:tab w:val="left" w:pos="9356"/>
              </w:tabs>
              <w:ind w:left="127"/>
              <w:jc w:val="center"/>
              <w:rPr>
                <w:rFonts w:ascii="Arial" w:eastAsia="Arial" w:hAnsi="Arial" w:cs="Arial"/>
                <w:b/>
              </w:rPr>
            </w:pPr>
            <w:r>
              <w:rPr>
                <w:rFonts w:ascii="Arial" w:eastAsia="Arial" w:hAnsi="Arial" w:cs="Arial"/>
                <w:b/>
              </w:rPr>
              <w:t>02-04-2025</w:t>
            </w:r>
          </w:p>
        </w:tc>
        <w:tc>
          <w:tcPr>
            <w:tcW w:w="8205" w:type="dxa"/>
            <w:vAlign w:val="center"/>
          </w:tcPr>
          <w:p w14:paraId="16790AD5" w14:textId="77777777" w:rsidR="00EA0749" w:rsidRDefault="00000000">
            <w:pPr>
              <w:widowControl w:val="0"/>
              <w:tabs>
                <w:tab w:val="left" w:pos="9356"/>
              </w:tabs>
              <w:ind w:left="127"/>
              <w:jc w:val="center"/>
              <w:rPr>
                <w:rFonts w:ascii="Arial" w:eastAsia="Arial" w:hAnsi="Arial" w:cs="Arial"/>
                <w:b/>
              </w:rPr>
            </w:pPr>
            <w:r>
              <w:rPr>
                <w:rFonts w:ascii="Arial" w:eastAsia="Arial" w:hAnsi="Arial" w:cs="Arial"/>
                <w:b/>
              </w:rPr>
              <w:t>Initial SOP</w:t>
            </w:r>
          </w:p>
        </w:tc>
      </w:tr>
    </w:tbl>
    <w:p w14:paraId="147DBDFD" w14:textId="77777777" w:rsidR="00EA0749" w:rsidRDefault="00EA0749">
      <w:pPr>
        <w:tabs>
          <w:tab w:val="left" w:pos="9356"/>
        </w:tabs>
        <w:ind w:left="127"/>
        <w:jc w:val="center"/>
        <w:rPr>
          <w:rFonts w:ascii="Arial" w:eastAsia="Arial" w:hAnsi="Arial" w:cs="Arial"/>
          <w:b/>
          <w:sz w:val="20"/>
          <w:szCs w:val="20"/>
        </w:rPr>
      </w:pPr>
    </w:p>
    <w:p w14:paraId="36EE4856" w14:textId="77777777" w:rsidR="00EA0749" w:rsidRDefault="00000000">
      <w:pPr>
        <w:tabs>
          <w:tab w:val="left" w:pos="9356"/>
        </w:tabs>
        <w:jc w:val="center"/>
        <w:rPr>
          <w:rFonts w:ascii="Arial" w:eastAsia="Arial" w:hAnsi="Arial" w:cs="Arial"/>
          <w:b/>
          <w:sz w:val="20"/>
          <w:szCs w:val="20"/>
          <w:u w:val="single"/>
        </w:rPr>
      </w:pPr>
      <w:r>
        <w:rPr>
          <w:rFonts w:ascii="Arial" w:eastAsia="Arial" w:hAnsi="Arial" w:cs="Arial"/>
          <w:b/>
          <w:sz w:val="20"/>
          <w:szCs w:val="20"/>
          <w:u w:val="single"/>
        </w:rPr>
        <w:t>Drafted by</w:t>
      </w:r>
    </w:p>
    <w:p w14:paraId="6E59D246" w14:textId="77777777" w:rsidR="00EA0749" w:rsidRDefault="00EA0749">
      <w:pPr>
        <w:tabs>
          <w:tab w:val="left" w:pos="9356"/>
        </w:tabs>
        <w:rPr>
          <w:rFonts w:ascii="Arial" w:eastAsia="Arial" w:hAnsi="Arial" w:cs="Arial"/>
          <w:b/>
          <w:sz w:val="20"/>
          <w:szCs w:val="20"/>
          <w:u w:val="single"/>
        </w:rPr>
      </w:pPr>
    </w:p>
    <w:tbl>
      <w:tblPr>
        <w:tblStyle w:val="a1"/>
        <w:tblW w:w="10770" w:type="dxa"/>
        <w:tblInd w:w="559" w:type="dxa"/>
        <w:tblBorders>
          <w:top w:val="single" w:sz="6" w:space="0" w:color="4B4B4B"/>
          <w:left w:val="single" w:sz="6" w:space="0" w:color="4B4B4B"/>
          <w:bottom w:val="single" w:sz="6" w:space="0" w:color="4B4B4B"/>
          <w:right w:val="single" w:sz="6" w:space="0" w:color="4B4B4B"/>
          <w:insideH w:val="single" w:sz="6" w:space="0" w:color="4B4B4B"/>
          <w:insideV w:val="single" w:sz="6" w:space="0" w:color="4B4B4B"/>
        </w:tblBorders>
        <w:tblLayout w:type="fixed"/>
        <w:tblLook w:val="0000" w:firstRow="0" w:lastRow="0" w:firstColumn="0" w:lastColumn="0" w:noHBand="0" w:noVBand="0"/>
      </w:tblPr>
      <w:tblGrid>
        <w:gridCol w:w="3315"/>
        <w:gridCol w:w="3450"/>
        <w:gridCol w:w="4005"/>
      </w:tblGrid>
      <w:tr w:rsidR="00EA0749" w14:paraId="7697081D" w14:textId="77777777">
        <w:trPr>
          <w:trHeight w:val="340"/>
        </w:trPr>
        <w:tc>
          <w:tcPr>
            <w:tcW w:w="3315" w:type="dxa"/>
            <w:shd w:val="clear" w:color="auto" w:fill="DEEBF6"/>
            <w:vAlign w:val="center"/>
          </w:tcPr>
          <w:p w14:paraId="06E4A8C4" w14:textId="77777777" w:rsidR="00EA0749"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Department</w:t>
            </w:r>
          </w:p>
        </w:tc>
        <w:tc>
          <w:tcPr>
            <w:tcW w:w="3450" w:type="dxa"/>
            <w:shd w:val="clear" w:color="auto" w:fill="DEEBF6"/>
            <w:vAlign w:val="center"/>
          </w:tcPr>
          <w:p w14:paraId="0D2B18E2" w14:textId="77777777" w:rsidR="00EA0749"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Name</w:t>
            </w:r>
          </w:p>
        </w:tc>
        <w:tc>
          <w:tcPr>
            <w:tcW w:w="4005" w:type="dxa"/>
            <w:shd w:val="clear" w:color="auto" w:fill="DEEBF6"/>
            <w:vAlign w:val="center"/>
          </w:tcPr>
          <w:p w14:paraId="496659FD" w14:textId="77777777" w:rsidR="00EA0749"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Signature</w:t>
            </w:r>
          </w:p>
        </w:tc>
      </w:tr>
      <w:tr w:rsidR="00EA0749" w14:paraId="7529FF87" w14:textId="77777777">
        <w:trPr>
          <w:trHeight w:val="478"/>
        </w:trPr>
        <w:tc>
          <w:tcPr>
            <w:tcW w:w="3315" w:type="dxa"/>
            <w:vAlign w:val="center"/>
          </w:tcPr>
          <w:p w14:paraId="1B1F2C22" w14:textId="77777777" w:rsidR="00EA0749" w:rsidRDefault="00000000">
            <w:pPr>
              <w:widowControl w:val="0"/>
              <w:pBdr>
                <w:top w:val="nil"/>
                <w:left w:val="nil"/>
                <w:bottom w:val="nil"/>
                <w:right w:val="nil"/>
                <w:between w:val="nil"/>
              </w:pBdr>
              <w:spacing w:after="0" w:line="236" w:lineRule="auto"/>
              <w:ind w:left="164"/>
              <w:rPr>
                <w:rFonts w:ascii="Arial" w:eastAsia="Arial" w:hAnsi="Arial" w:cs="Arial"/>
                <w:sz w:val="20"/>
                <w:szCs w:val="20"/>
              </w:rPr>
            </w:pPr>
            <w:r>
              <w:rPr>
                <w:rFonts w:ascii="Arial" w:eastAsia="Arial" w:hAnsi="Arial" w:cs="Arial"/>
                <w:sz w:val="20"/>
                <w:szCs w:val="20"/>
              </w:rPr>
              <w:t>IT Control Units</w:t>
            </w:r>
          </w:p>
        </w:tc>
        <w:tc>
          <w:tcPr>
            <w:tcW w:w="3450" w:type="dxa"/>
            <w:vAlign w:val="center"/>
          </w:tcPr>
          <w:p w14:paraId="15ECE7E6" w14:textId="77777777" w:rsidR="00EA0749" w:rsidRDefault="00EA0749">
            <w:pPr>
              <w:widowControl w:val="0"/>
              <w:pBdr>
                <w:top w:val="nil"/>
                <w:left w:val="nil"/>
                <w:bottom w:val="nil"/>
                <w:right w:val="nil"/>
                <w:between w:val="nil"/>
              </w:pBdr>
              <w:spacing w:after="0" w:line="240" w:lineRule="auto"/>
              <w:ind w:left="152"/>
              <w:jc w:val="center"/>
              <w:rPr>
                <w:rFonts w:ascii="Arial" w:eastAsia="Arial" w:hAnsi="Arial" w:cs="Arial"/>
                <w:sz w:val="20"/>
                <w:szCs w:val="20"/>
              </w:rPr>
            </w:pPr>
            <w:hyperlink r:id="rId7">
              <w:r>
                <w:rPr>
                  <w:rFonts w:ascii="Arial" w:eastAsia="Arial" w:hAnsi="Arial" w:cs="Arial"/>
                  <w:color w:val="0000EE"/>
                  <w:sz w:val="20"/>
                  <w:szCs w:val="20"/>
                  <w:u w:val="single"/>
                </w:rPr>
                <w:t>Laxman Kamble</w:t>
              </w:r>
            </w:hyperlink>
          </w:p>
        </w:tc>
        <w:tc>
          <w:tcPr>
            <w:tcW w:w="4005" w:type="dxa"/>
            <w:vAlign w:val="center"/>
          </w:tcPr>
          <w:p w14:paraId="3C892A56" w14:textId="77777777" w:rsidR="00EA0749" w:rsidRDefault="00EA0749">
            <w:pPr>
              <w:widowControl w:val="0"/>
              <w:pBdr>
                <w:top w:val="nil"/>
                <w:left w:val="nil"/>
                <w:bottom w:val="nil"/>
                <w:right w:val="nil"/>
                <w:between w:val="nil"/>
              </w:pBdr>
              <w:spacing w:after="0" w:line="240" w:lineRule="auto"/>
              <w:ind w:left="152"/>
              <w:jc w:val="center"/>
              <w:rPr>
                <w:rFonts w:ascii="Arial" w:eastAsia="Arial" w:hAnsi="Arial" w:cs="Arial"/>
                <w:sz w:val="20"/>
                <w:szCs w:val="20"/>
              </w:rPr>
            </w:pPr>
          </w:p>
        </w:tc>
      </w:tr>
    </w:tbl>
    <w:p w14:paraId="673CD986" w14:textId="77777777" w:rsidR="00EA0749" w:rsidRDefault="00000000">
      <w:pPr>
        <w:tabs>
          <w:tab w:val="left" w:pos="4209"/>
          <w:tab w:val="left" w:pos="9881"/>
        </w:tabs>
        <w:spacing w:before="101"/>
        <w:ind w:right="1004"/>
        <w:jc w:val="center"/>
        <w:rPr>
          <w:rFonts w:ascii="Arial" w:eastAsia="Arial" w:hAnsi="Arial" w:cs="Arial"/>
          <w:b/>
          <w:sz w:val="20"/>
          <w:szCs w:val="20"/>
        </w:rPr>
      </w:pPr>
      <w:r>
        <w:rPr>
          <w:rFonts w:ascii="Arial" w:eastAsia="Arial" w:hAnsi="Arial" w:cs="Arial"/>
          <w:b/>
          <w:sz w:val="20"/>
          <w:szCs w:val="20"/>
        </w:rPr>
        <w:t xml:space="preserve">  </w:t>
      </w:r>
    </w:p>
    <w:p w14:paraId="2471D0B5" w14:textId="77777777" w:rsidR="00EA0749" w:rsidRDefault="00EA0749">
      <w:pPr>
        <w:tabs>
          <w:tab w:val="left" w:pos="4209"/>
          <w:tab w:val="left" w:pos="9881"/>
        </w:tabs>
        <w:spacing w:before="101"/>
        <w:ind w:right="1004"/>
        <w:jc w:val="center"/>
        <w:rPr>
          <w:rFonts w:ascii="Arial" w:eastAsia="Arial" w:hAnsi="Arial" w:cs="Arial"/>
          <w:b/>
          <w:sz w:val="20"/>
          <w:szCs w:val="20"/>
        </w:rPr>
      </w:pPr>
    </w:p>
    <w:p w14:paraId="3D60803A" w14:textId="77777777" w:rsidR="00EA0749" w:rsidRDefault="00000000">
      <w:pPr>
        <w:tabs>
          <w:tab w:val="left" w:pos="4209"/>
          <w:tab w:val="left" w:pos="9881"/>
        </w:tabs>
        <w:spacing w:before="101"/>
        <w:ind w:right="1004"/>
        <w:jc w:val="center"/>
        <w:rPr>
          <w:rFonts w:ascii="Arial" w:eastAsia="Arial" w:hAnsi="Arial" w:cs="Arial"/>
          <w:b/>
          <w:sz w:val="20"/>
          <w:szCs w:val="20"/>
          <w:u w:val="single"/>
        </w:rPr>
      </w:pPr>
      <w:r>
        <w:rPr>
          <w:rFonts w:ascii="Arial" w:eastAsia="Arial" w:hAnsi="Arial" w:cs="Arial"/>
          <w:b/>
          <w:sz w:val="20"/>
          <w:szCs w:val="20"/>
        </w:rPr>
        <w:t xml:space="preserve">                    </w:t>
      </w:r>
      <w:r>
        <w:rPr>
          <w:rFonts w:ascii="Arial" w:eastAsia="Arial" w:hAnsi="Arial" w:cs="Arial"/>
          <w:b/>
          <w:sz w:val="20"/>
          <w:szCs w:val="20"/>
          <w:u w:val="single"/>
        </w:rPr>
        <w:t>Reviewed by</w:t>
      </w:r>
    </w:p>
    <w:p w14:paraId="3A240E0F" w14:textId="77777777" w:rsidR="00EA0749" w:rsidRDefault="00EA0749">
      <w:pPr>
        <w:tabs>
          <w:tab w:val="left" w:pos="4209"/>
          <w:tab w:val="left" w:pos="9881"/>
        </w:tabs>
        <w:ind w:right="1004"/>
        <w:jc w:val="center"/>
        <w:rPr>
          <w:rFonts w:ascii="Arial" w:eastAsia="Arial" w:hAnsi="Arial" w:cs="Arial"/>
          <w:b/>
          <w:sz w:val="20"/>
          <w:szCs w:val="20"/>
          <w:u w:val="single"/>
        </w:rPr>
      </w:pPr>
    </w:p>
    <w:tbl>
      <w:tblPr>
        <w:tblStyle w:val="a2"/>
        <w:tblW w:w="1077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5"/>
        <w:gridCol w:w="3390"/>
        <w:gridCol w:w="3975"/>
      </w:tblGrid>
      <w:tr w:rsidR="00EA0749" w14:paraId="58284B6B" w14:textId="77777777">
        <w:trPr>
          <w:trHeight w:val="340"/>
        </w:trPr>
        <w:tc>
          <w:tcPr>
            <w:tcW w:w="3405" w:type="dxa"/>
            <w:shd w:val="clear" w:color="auto" w:fill="DEEBF6"/>
            <w:vAlign w:val="center"/>
          </w:tcPr>
          <w:p w14:paraId="143C18E3" w14:textId="77777777" w:rsidR="00EA0749" w:rsidRDefault="00000000">
            <w:pPr>
              <w:widowControl w:val="0"/>
              <w:pBdr>
                <w:top w:val="nil"/>
                <w:left w:val="nil"/>
                <w:bottom w:val="nil"/>
                <w:right w:val="nil"/>
                <w:between w:val="nil"/>
              </w:pBdr>
              <w:spacing w:after="0" w:line="236" w:lineRule="auto"/>
              <w:ind w:left="164"/>
              <w:jc w:val="center"/>
              <w:rPr>
                <w:rFonts w:ascii="Arial" w:eastAsia="Arial" w:hAnsi="Arial" w:cs="Arial"/>
                <w:b/>
                <w:sz w:val="20"/>
                <w:szCs w:val="20"/>
              </w:rPr>
            </w:pPr>
            <w:bookmarkStart w:id="1" w:name="_6ku58o2u7zfn" w:colFirst="0" w:colLast="0"/>
            <w:bookmarkEnd w:id="1"/>
            <w:r>
              <w:rPr>
                <w:rFonts w:ascii="Arial" w:eastAsia="Arial" w:hAnsi="Arial" w:cs="Arial"/>
                <w:b/>
                <w:sz w:val="20"/>
                <w:szCs w:val="20"/>
              </w:rPr>
              <w:t>Department</w:t>
            </w:r>
          </w:p>
        </w:tc>
        <w:tc>
          <w:tcPr>
            <w:tcW w:w="3390" w:type="dxa"/>
            <w:shd w:val="clear" w:color="auto" w:fill="DEEBF6"/>
            <w:vAlign w:val="center"/>
          </w:tcPr>
          <w:p w14:paraId="60938239" w14:textId="77777777" w:rsidR="00EA0749" w:rsidRDefault="00000000">
            <w:pPr>
              <w:widowControl w:val="0"/>
              <w:pBdr>
                <w:top w:val="nil"/>
                <w:left w:val="nil"/>
                <w:bottom w:val="nil"/>
                <w:right w:val="nil"/>
                <w:between w:val="nil"/>
              </w:pBdr>
              <w:spacing w:after="0" w:line="236" w:lineRule="auto"/>
              <w:ind w:left="146" w:right="261"/>
              <w:jc w:val="center"/>
              <w:rPr>
                <w:rFonts w:ascii="Arial" w:eastAsia="Arial" w:hAnsi="Arial" w:cs="Arial"/>
                <w:b/>
                <w:sz w:val="20"/>
                <w:szCs w:val="20"/>
              </w:rPr>
            </w:pPr>
            <w:r>
              <w:rPr>
                <w:rFonts w:ascii="Arial" w:eastAsia="Arial" w:hAnsi="Arial" w:cs="Arial"/>
                <w:b/>
                <w:sz w:val="20"/>
                <w:szCs w:val="20"/>
              </w:rPr>
              <w:t xml:space="preserve">Name </w:t>
            </w:r>
          </w:p>
        </w:tc>
        <w:tc>
          <w:tcPr>
            <w:tcW w:w="3975" w:type="dxa"/>
            <w:shd w:val="clear" w:color="auto" w:fill="DEEBF6"/>
            <w:vAlign w:val="center"/>
          </w:tcPr>
          <w:p w14:paraId="15F7A2AC" w14:textId="77777777" w:rsidR="00EA0749" w:rsidRDefault="00000000">
            <w:pPr>
              <w:widowControl w:val="0"/>
              <w:pBdr>
                <w:top w:val="nil"/>
                <w:left w:val="nil"/>
                <w:bottom w:val="nil"/>
                <w:right w:val="nil"/>
                <w:between w:val="nil"/>
              </w:pBdr>
              <w:spacing w:after="0" w:line="236" w:lineRule="auto"/>
              <w:ind w:left="146" w:right="261"/>
              <w:jc w:val="center"/>
              <w:rPr>
                <w:rFonts w:ascii="Arial" w:eastAsia="Arial" w:hAnsi="Arial" w:cs="Arial"/>
                <w:b/>
                <w:sz w:val="20"/>
                <w:szCs w:val="20"/>
              </w:rPr>
            </w:pPr>
            <w:r>
              <w:rPr>
                <w:rFonts w:ascii="Arial" w:eastAsia="Arial" w:hAnsi="Arial" w:cs="Arial"/>
                <w:b/>
                <w:sz w:val="20"/>
                <w:szCs w:val="20"/>
              </w:rPr>
              <w:t>Signature</w:t>
            </w:r>
          </w:p>
        </w:tc>
      </w:tr>
      <w:tr w:rsidR="00EA0749" w14:paraId="6928EC77" w14:textId="77777777">
        <w:trPr>
          <w:trHeight w:val="447"/>
        </w:trPr>
        <w:tc>
          <w:tcPr>
            <w:tcW w:w="3405" w:type="dxa"/>
            <w:vAlign w:val="center"/>
          </w:tcPr>
          <w:p w14:paraId="1CE224C9" w14:textId="77777777" w:rsidR="00EA0749" w:rsidRDefault="00000000">
            <w:pPr>
              <w:widowControl w:val="0"/>
              <w:pBdr>
                <w:top w:val="nil"/>
                <w:left w:val="nil"/>
                <w:bottom w:val="nil"/>
                <w:right w:val="nil"/>
                <w:between w:val="nil"/>
              </w:pBdr>
              <w:spacing w:after="0" w:line="236" w:lineRule="auto"/>
              <w:ind w:left="164"/>
              <w:rPr>
                <w:rFonts w:ascii="Arial" w:eastAsia="Arial" w:hAnsi="Arial" w:cs="Arial"/>
                <w:sz w:val="20"/>
                <w:szCs w:val="20"/>
              </w:rPr>
            </w:pPr>
            <w:r>
              <w:rPr>
                <w:rFonts w:ascii="Arial" w:eastAsia="Arial" w:hAnsi="Arial" w:cs="Arial"/>
                <w:sz w:val="20"/>
                <w:szCs w:val="20"/>
              </w:rPr>
              <w:t>IT Control Units</w:t>
            </w:r>
          </w:p>
        </w:tc>
        <w:tc>
          <w:tcPr>
            <w:tcW w:w="3390" w:type="dxa"/>
            <w:vAlign w:val="center"/>
          </w:tcPr>
          <w:p w14:paraId="2AA9EF7D" w14:textId="77777777" w:rsidR="00EA0749" w:rsidRDefault="00EA0749">
            <w:pPr>
              <w:widowControl w:val="0"/>
              <w:pBdr>
                <w:top w:val="nil"/>
                <w:left w:val="nil"/>
                <w:bottom w:val="nil"/>
                <w:right w:val="nil"/>
                <w:between w:val="nil"/>
              </w:pBdr>
              <w:spacing w:after="0" w:line="236" w:lineRule="auto"/>
              <w:ind w:left="146" w:right="261"/>
              <w:jc w:val="center"/>
              <w:rPr>
                <w:rFonts w:ascii="Arial" w:eastAsia="Arial" w:hAnsi="Arial" w:cs="Arial"/>
                <w:sz w:val="20"/>
                <w:szCs w:val="20"/>
              </w:rPr>
            </w:pPr>
            <w:hyperlink r:id="rId8">
              <w:r>
                <w:rPr>
                  <w:rFonts w:ascii="Arial" w:eastAsia="Arial" w:hAnsi="Arial" w:cs="Arial"/>
                  <w:color w:val="0000EE"/>
                  <w:sz w:val="20"/>
                  <w:szCs w:val="20"/>
                  <w:u w:val="single"/>
                </w:rPr>
                <w:t>Dhaval Shah</w:t>
              </w:r>
            </w:hyperlink>
          </w:p>
        </w:tc>
        <w:tc>
          <w:tcPr>
            <w:tcW w:w="3975" w:type="dxa"/>
            <w:vAlign w:val="center"/>
          </w:tcPr>
          <w:p w14:paraId="5455584A" w14:textId="77777777" w:rsidR="00EA0749" w:rsidRDefault="00EA0749">
            <w:pPr>
              <w:widowControl w:val="0"/>
              <w:pBdr>
                <w:top w:val="nil"/>
                <w:left w:val="nil"/>
                <w:bottom w:val="nil"/>
                <w:right w:val="nil"/>
                <w:between w:val="nil"/>
              </w:pBdr>
              <w:spacing w:after="0" w:line="236" w:lineRule="auto"/>
              <w:ind w:left="146" w:right="261"/>
              <w:jc w:val="center"/>
              <w:rPr>
                <w:rFonts w:ascii="Arial" w:eastAsia="Arial" w:hAnsi="Arial" w:cs="Arial"/>
                <w:sz w:val="20"/>
                <w:szCs w:val="20"/>
              </w:rPr>
            </w:pPr>
          </w:p>
        </w:tc>
      </w:tr>
    </w:tbl>
    <w:p w14:paraId="62048C69" w14:textId="77777777" w:rsidR="00EA0749" w:rsidRDefault="00EA0749">
      <w:pPr>
        <w:tabs>
          <w:tab w:val="left" w:pos="9356"/>
        </w:tabs>
        <w:rPr>
          <w:rFonts w:ascii="Arial" w:eastAsia="Arial" w:hAnsi="Arial" w:cs="Arial"/>
          <w:b/>
          <w:sz w:val="20"/>
          <w:szCs w:val="20"/>
          <w:u w:val="single"/>
        </w:rPr>
      </w:pPr>
    </w:p>
    <w:p w14:paraId="638B89A9" w14:textId="77777777" w:rsidR="00EA0749" w:rsidRDefault="00EA0749">
      <w:pPr>
        <w:tabs>
          <w:tab w:val="left" w:pos="9356"/>
        </w:tabs>
        <w:rPr>
          <w:rFonts w:ascii="Arial" w:eastAsia="Arial" w:hAnsi="Arial" w:cs="Arial"/>
          <w:b/>
          <w:sz w:val="20"/>
          <w:szCs w:val="20"/>
          <w:u w:val="single"/>
        </w:rPr>
      </w:pPr>
    </w:p>
    <w:p w14:paraId="7B2CF959" w14:textId="77777777" w:rsidR="00EA0749" w:rsidRDefault="00000000">
      <w:pPr>
        <w:tabs>
          <w:tab w:val="left" w:pos="9356"/>
        </w:tabs>
        <w:jc w:val="center"/>
        <w:rPr>
          <w:rFonts w:ascii="Arial" w:eastAsia="Arial" w:hAnsi="Arial" w:cs="Arial"/>
          <w:b/>
          <w:sz w:val="20"/>
          <w:szCs w:val="20"/>
          <w:u w:val="single"/>
        </w:rPr>
      </w:pPr>
      <w:r>
        <w:rPr>
          <w:rFonts w:ascii="Arial" w:eastAsia="Arial" w:hAnsi="Arial" w:cs="Arial"/>
          <w:b/>
          <w:sz w:val="20"/>
          <w:szCs w:val="20"/>
          <w:u w:val="single"/>
        </w:rPr>
        <w:t>Approved by</w:t>
      </w:r>
    </w:p>
    <w:p w14:paraId="0766CD30" w14:textId="77777777" w:rsidR="00EA0749" w:rsidRDefault="00EA0749">
      <w:pPr>
        <w:tabs>
          <w:tab w:val="left" w:pos="9356"/>
        </w:tabs>
        <w:rPr>
          <w:rFonts w:ascii="Arial" w:eastAsia="Arial" w:hAnsi="Arial" w:cs="Arial"/>
          <w:sz w:val="20"/>
          <w:szCs w:val="20"/>
        </w:rPr>
      </w:pPr>
    </w:p>
    <w:tbl>
      <w:tblPr>
        <w:tblStyle w:val="a3"/>
        <w:tblW w:w="1077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5"/>
        <w:gridCol w:w="3435"/>
        <w:gridCol w:w="3930"/>
      </w:tblGrid>
      <w:tr w:rsidR="00EA0749" w14:paraId="29E36ADE" w14:textId="77777777">
        <w:trPr>
          <w:trHeight w:val="340"/>
        </w:trPr>
        <w:tc>
          <w:tcPr>
            <w:tcW w:w="3405" w:type="dxa"/>
            <w:shd w:val="clear" w:color="auto" w:fill="DEEBF6"/>
            <w:vAlign w:val="center"/>
          </w:tcPr>
          <w:p w14:paraId="0DDA55AD" w14:textId="77777777" w:rsidR="00EA0749" w:rsidRDefault="00000000">
            <w:pPr>
              <w:widowControl w:val="0"/>
              <w:pBdr>
                <w:top w:val="nil"/>
                <w:left w:val="nil"/>
                <w:bottom w:val="nil"/>
                <w:right w:val="nil"/>
                <w:between w:val="nil"/>
              </w:pBdr>
              <w:spacing w:after="0" w:line="236" w:lineRule="auto"/>
              <w:ind w:left="142" w:right="57"/>
              <w:jc w:val="center"/>
              <w:rPr>
                <w:rFonts w:ascii="Arial" w:eastAsia="Arial" w:hAnsi="Arial" w:cs="Arial"/>
                <w:b/>
                <w:sz w:val="20"/>
                <w:szCs w:val="20"/>
              </w:rPr>
            </w:pPr>
            <w:r>
              <w:rPr>
                <w:rFonts w:ascii="Arial" w:eastAsia="Arial" w:hAnsi="Arial" w:cs="Arial"/>
                <w:b/>
                <w:sz w:val="20"/>
                <w:szCs w:val="20"/>
              </w:rPr>
              <w:t>Department</w:t>
            </w:r>
          </w:p>
        </w:tc>
        <w:tc>
          <w:tcPr>
            <w:tcW w:w="3435" w:type="dxa"/>
            <w:shd w:val="clear" w:color="auto" w:fill="DEEBF6"/>
            <w:vAlign w:val="center"/>
          </w:tcPr>
          <w:p w14:paraId="0C1579E9" w14:textId="77777777" w:rsidR="00EA0749" w:rsidRDefault="00000000">
            <w:pPr>
              <w:tabs>
                <w:tab w:val="left" w:pos="9356"/>
              </w:tabs>
              <w:jc w:val="center"/>
              <w:rPr>
                <w:rFonts w:ascii="Arial" w:eastAsia="Arial" w:hAnsi="Arial" w:cs="Arial"/>
                <w:b/>
                <w:sz w:val="20"/>
                <w:szCs w:val="20"/>
              </w:rPr>
            </w:pPr>
            <w:r>
              <w:rPr>
                <w:rFonts w:ascii="Arial" w:eastAsia="Arial" w:hAnsi="Arial" w:cs="Arial"/>
                <w:b/>
                <w:sz w:val="20"/>
                <w:szCs w:val="20"/>
              </w:rPr>
              <w:t>Name</w:t>
            </w:r>
          </w:p>
        </w:tc>
        <w:tc>
          <w:tcPr>
            <w:tcW w:w="3930" w:type="dxa"/>
            <w:shd w:val="clear" w:color="auto" w:fill="DEEBF6"/>
            <w:vAlign w:val="center"/>
          </w:tcPr>
          <w:p w14:paraId="2EF28BA1" w14:textId="77777777" w:rsidR="00EA0749" w:rsidRDefault="00000000">
            <w:pPr>
              <w:tabs>
                <w:tab w:val="left" w:pos="9356"/>
              </w:tabs>
              <w:jc w:val="center"/>
              <w:rPr>
                <w:rFonts w:ascii="Arial" w:eastAsia="Arial" w:hAnsi="Arial" w:cs="Arial"/>
                <w:b/>
                <w:sz w:val="20"/>
                <w:szCs w:val="20"/>
              </w:rPr>
            </w:pPr>
            <w:r>
              <w:rPr>
                <w:rFonts w:ascii="Arial" w:eastAsia="Arial" w:hAnsi="Arial" w:cs="Arial"/>
                <w:b/>
                <w:sz w:val="20"/>
                <w:szCs w:val="20"/>
              </w:rPr>
              <w:t>Signature</w:t>
            </w:r>
          </w:p>
        </w:tc>
      </w:tr>
      <w:tr w:rsidR="00EA0749" w14:paraId="0E18CA10" w14:textId="77777777">
        <w:trPr>
          <w:trHeight w:val="399"/>
        </w:trPr>
        <w:tc>
          <w:tcPr>
            <w:tcW w:w="3405" w:type="dxa"/>
            <w:vAlign w:val="center"/>
          </w:tcPr>
          <w:p w14:paraId="14879626" w14:textId="77777777" w:rsidR="00EA0749" w:rsidRDefault="00000000">
            <w:pPr>
              <w:tabs>
                <w:tab w:val="left" w:pos="9356"/>
              </w:tabs>
              <w:rPr>
                <w:rFonts w:ascii="Arial" w:eastAsia="Arial" w:hAnsi="Arial" w:cs="Arial"/>
                <w:sz w:val="20"/>
                <w:szCs w:val="20"/>
              </w:rPr>
            </w:pPr>
            <w:r>
              <w:rPr>
                <w:rFonts w:ascii="Arial" w:eastAsia="Arial" w:hAnsi="Arial" w:cs="Arial"/>
                <w:sz w:val="20"/>
                <w:szCs w:val="20"/>
              </w:rPr>
              <w:t>IT Control Units</w:t>
            </w:r>
          </w:p>
        </w:tc>
        <w:tc>
          <w:tcPr>
            <w:tcW w:w="3435" w:type="dxa"/>
            <w:vAlign w:val="center"/>
          </w:tcPr>
          <w:p w14:paraId="3097FEEE" w14:textId="77777777" w:rsidR="00EA0749" w:rsidRDefault="00EA0749">
            <w:pPr>
              <w:tabs>
                <w:tab w:val="left" w:pos="9356"/>
              </w:tabs>
              <w:jc w:val="center"/>
              <w:rPr>
                <w:rFonts w:ascii="Arial" w:eastAsia="Arial" w:hAnsi="Arial" w:cs="Arial"/>
                <w:sz w:val="20"/>
                <w:szCs w:val="20"/>
              </w:rPr>
            </w:pPr>
            <w:hyperlink r:id="rId9">
              <w:r>
                <w:rPr>
                  <w:rFonts w:ascii="Arial" w:eastAsia="Arial" w:hAnsi="Arial" w:cs="Arial"/>
                  <w:color w:val="0000EE"/>
                  <w:sz w:val="20"/>
                  <w:szCs w:val="20"/>
                  <w:u w:val="single"/>
                </w:rPr>
                <w:t>Michael Franco</w:t>
              </w:r>
            </w:hyperlink>
          </w:p>
        </w:tc>
        <w:tc>
          <w:tcPr>
            <w:tcW w:w="3930" w:type="dxa"/>
            <w:vAlign w:val="center"/>
          </w:tcPr>
          <w:p w14:paraId="521BC31B" w14:textId="77777777" w:rsidR="00EA0749" w:rsidRDefault="00EA0749">
            <w:pPr>
              <w:tabs>
                <w:tab w:val="left" w:pos="9356"/>
              </w:tabs>
              <w:jc w:val="center"/>
              <w:rPr>
                <w:rFonts w:ascii="Arial" w:eastAsia="Arial" w:hAnsi="Arial" w:cs="Arial"/>
                <w:sz w:val="20"/>
                <w:szCs w:val="20"/>
              </w:rPr>
            </w:pPr>
          </w:p>
        </w:tc>
      </w:tr>
    </w:tbl>
    <w:p w14:paraId="680C86D3" w14:textId="77777777" w:rsidR="00EA0749" w:rsidRDefault="00EA0749">
      <w:pPr>
        <w:pStyle w:val="Heading1"/>
        <w:ind w:left="0"/>
        <w:jc w:val="left"/>
        <w:rPr>
          <w:b w:val="0"/>
          <w:sz w:val="20"/>
          <w:szCs w:val="20"/>
        </w:rPr>
      </w:pPr>
    </w:p>
    <w:p w14:paraId="439D43A3" w14:textId="77777777" w:rsidR="00EA0749" w:rsidRDefault="00000000">
      <w:pPr>
        <w:pStyle w:val="Heading1"/>
        <w:ind w:left="0"/>
        <w:jc w:val="left"/>
        <w:rPr>
          <w:b w:val="0"/>
          <w:sz w:val="20"/>
          <w:szCs w:val="20"/>
        </w:rPr>
      </w:pPr>
      <w:r>
        <w:br w:type="page"/>
      </w:r>
    </w:p>
    <w:p w14:paraId="0338AF24" w14:textId="77777777" w:rsidR="00EA0749" w:rsidRDefault="00EA0749">
      <w:pPr>
        <w:rPr>
          <w:rFonts w:ascii="Arial" w:eastAsia="Arial" w:hAnsi="Arial" w:cs="Arial"/>
          <w:sz w:val="20"/>
          <w:szCs w:val="20"/>
        </w:rPr>
      </w:pPr>
    </w:p>
    <w:p w14:paraId="30A3B346" w14:textId="77777777" w:rsidR="00EA0749" w:rsidRDefault="00EA0749">
      <w:pPr>
        <w:spacing w:after="0"/>
        <w:ind w:left="-701"/>
        <w:rPr>
          <w:rFonts w:ascii="Arial" w:eastAsia="Arial" w:hAnsi="Arial" w:cs="Arial"/>
          <w:sz w:val="20"/>
          <w:szCs w:val="20"/>
        </w:rPr>
      </w:pPr>
    </w:p>
    <w:p w14:paraId="13214AF1" w14:textId="77777777" w:rsidR="00EA0749" w:rsidRDefault="00000000">
      <w:pPr>
        <w:widowControl w:val="0"/>
        <w:pBdr>
          <w:top w:val="nil"/>
          <w:left w:val="nil"/>
          <w:bottom w:val="nil"/>
          <w:right w:val="nil"/>
          <w:between w:val="nil"/>
        </w:pBdr>
        <w:spacing w:after="0" w:line="276" w:lineRule="auto"/>
        <w:rPr>
          <w:rFonts w:ascii="Arial" w:eastAsia="Arial" w:hAnsi="Arial" w:cs="Arial"/>
          <w:sz w:val="20"/>
          <w:szCs w:val="20"/>
        </w:rPr>
      </w:pPr>
      <w:r>
        <w:rPr>
          <w:rFonts w:ascii="Arial" w:eastAsia="Arial" w:hAnsi="Arial" w:cs="Arial"/>
          <w:sz w:val="20"/>
          <w:szCs w:val="20"/>
        </w:rPr>
        <w:t>Content</w:t>
      </w:r>
    </w:p>
    <w:sdt>
      <w:sdtPr>
        <w:id w:val="-842167980"/>
        <w:docPartObj>
          <w:docPartGallery w:val="Table of Contents"/>
          <w:docPartUnique/>
        </w:docPartObj>
      </w:sdtPr>
      <w:sdtContent>
        <w:p w14:paraId="7F44C71B" w14:textId="77777777" w:rsidR="00EA0749" w:rsidRDefault="00000000">
          <w:pPr>
            <w:widowControl w:val="0"/>
            <w:tabs>
              <w:tab w:val="right" w:leader="dot" w:pos="12000"/>
            </w:tabs>
            <w:spacing w:before="60" w:after="0" w:line="240" w:lineRule="auto"/>
            <w:rPr>
              <w:rFonts w:ascii="Arial" w:eastAsia="Arial" w:hAnsi="Arial" w:cs="Arial"/>
              <w:b/>
              <w:color w:val="000000"/>
            </w:rPr>
          </w:pPr>
          <w:r>
            <w:fldChar w:fldCharType="begin"/>
          </w:r>
          <w:r>
            <w:instrText xml:space="preserve"> TOC \h \u \z \t "Heading 1,1,Heading 2,2,Heading 3,3,"</w:instrText>
          </w:r>
          <w:r>
            <w:fldChar w:fldCharType="separate"/>
          </w:r>
          <w:hyperlink>
            <w:r w:rsidR="00EA0749">
              <w:rPr>
                <w:rFonts w:ascii="Arial" w:eastAsia="Arial" w:hAnsi="Arial" w:cs="Arial"/>
                <w:color w:val="000000"/>
              </w:rPr>
              <w:t>Standard Operating Procedure:</w:t>
            </w:r>
            <w:r w:rsidR="00EA0749">
              <w:rPr>
                <w:rFonts w:ascii="Arial" w:eastAsia="Arial" w:hAnsi="Arial" w:cs="Arial"/>
                <w:color w:val="000000"/>
              </w:rPr>
              <w:tab/>
              <w:t>1</w:t>
            </w:r>
          </w:hyperlink>
        </w:p>
        <w:p w14:paraId="0C97428F"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r>
              <w:rPr>
                <w:rFonts w:ascii="Arial" w:eastAsia="Arial" w:hAnsi="Arial" w:cs="Arial"/>
                <w:color w:val="000000"/>
              </w:rPr>
              <w:t>1. Introduction</w:t>
            </w:r>
            <w:r>
              <w:rPr>
                <w:rFonts w:ascii="Arial" w:eastAsia="Arial" w:hAnsi="Arial" w:cs="Arial"/>
                <w:color w:val="000000"/>
              </w:rPr>
              <w:tab/>
              <w:t>4</w:t>
            </w:r>
          </w:hyperlink>
        </w:p>
        <w:p w14:paraId="21E12338"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r04h9mvo0u1e">
            <w:r>
              <w:rPr>
                <w:rFonts w:ascii="Arial" w:eastAsia="Arial" w:hAnsi="Arial" w:cs="Arial"/>
                <w:color w:val="000000"/>
                <w:sz w:val="20"/>
                <w:szCs w:val="20"/>
              </w:rPr>
              <w:t>2. Purpose and scope</w:t>
            </w:r>
            <w:r>
              <w:rPr>
                <w:rFonts w:ascii="Arial" w:eastAsia="Arial" w:hAnsi="Arial" w:cs="Arial"/>
                <w:color w:val="000000"/>
                <w:sz w:val="20"/>
                <w:szCs w:val="20"/>
              </w:rPr>
              <w:tab/>
              <w:t>4</w:t>
            </w:r>
          </w:hyperlink>
        </w:p>
        <w:p w14:paraId="5510E8D2"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1oxlzw6uvb7h">
            <w:r>
              <w:rPr>
                <w:rFonts w:ascii="Arial" w:eastAsia="Arial" w:hAnsi="Arial" w:cs="Arial"/>
                <w:color w:val="000000"/>
                <w:sz w:val="20"/>
                <w:szCs w:val="20"/>
              </w:rPr>
              <w:t>3. Responsibilities</w:t>
            </w:r>
            <w:r>
              <w:rPr>
                <w:rFonts w:ascii="Arial" w:eastAsia="Arial" w:hAnsi="Arial" w:cs="Arial"/>
                <w:color w:val="000000"/>
                <w:sz w:val="20"/>
                <w:szCs w:val="20"/>
              </w:rPr>
              <w:tab/>
              <w:t>4</w:t>
            </w:r>
          </w:hyperlink>
        </w:p>
        <w:p w14:paraId="04C09317"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lykzyrxk4wc3">
            <w:r>
              <w:rPr>
                <w:rFonts w:ascii="Arial" w:eastAsia="Arial" w:hAnsi="Arial" w:cs="Arial"/>
                <w:color w:val="000000"/>
              </w:rPr>
              <w:t>4. Policy</w:t>
            </w:r>
            <w:r>
              <w:rPr>
                <w:rFonts w:ascii="Arial" w:eastAsia="Arial" w:hAnsi="Arial" w:cs="Arial"/>
                <w:color w:val="000000"/>
              </w:rPr>
              <w:tab/>
              <w:t>4</w:t>
            </w:r>
          </w:hyperlink>
        </w:p>
        <w:p w14:paraId="6AD781D1"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r6koqe3trb3d">
            <w:r>
              <w:rPr>
                <w:rFonts w:ascii="Arial" w:eastAsia="Arial" w:hAnsi="Arial" w:cs="Arial"/>
                <w:color w:val="000000"/>
              </w:rPr>
              <w:t>4.1 Access Control</w:t>
            </w:r>
            <w:r>
              <w:rPr>
                <w:rFonts w:ascii="Arial" w:eastAsia="Arial" w:hAnsi="Arial" w:cs="Arial"/>
                <w:color w:val="000000"/>
              </w:rPr>
              <w:tab/>
              <w:t>4</w:t>
            </w:r>
          </w:hyperlink>
        </w:p>
        <w:p w14:paraId="689C0C0F"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l3gop39i5bfg">
            <w:r>
              <w:rPr>
                <w:rFonts w:ascii="Arial" w:eastAsia="Arial" w:hAnsi="Arial" w:cs="Arial"/>
                <w:color w:val="000000"/>
              </w:rPr>
              <w:t>4.2 Repository Management</w:t>
            </w:r>
            <w:r>
              <w:rPr>
                <w:rFonts w:ascii="Arial" w:eastAsia="Arial" w:hAnsi="Arial" w:cs="Arial"/>
                <w:color w:val="000000"/>
              </w:rPr>
              <w:tab/>
              <w:t>6</w:t>
            </w:r>
          </w:hyperlink>
        </w:p>
        <w:p w14:paraId="45879342"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9s882r2kbmh7">
            <w:r>
              <w:rPr>
                <w:rFonts w:ascii="Arial" w:eastAsia="Arial" w:hAnsi="Arial" w:cs="Arial"/>
                <w:color w:val="000000"/>
              </w:rPr>
              <w:t>4.3 Branch Protection Rules</w:t>
            </w:r>
            <w:r>
              <w:rPr>
                <w:rFonts w:ascii="Arial" w:eastAsia="Arial" w:hAnsi="Arial" w:cs="Arial"/>
                <w:color w:val="000000"/>
              </w:rPr>
              <w:tab/>
              <w:t>6</w:t>
            </w:r>
          </w:hyperlink>
        </w:p>
        <w:p w14:paraId="7D2935D2"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45kt133iusu6">
            <w:r>
              <w:rPr>
                <w:rFonts w:ascii="Arial" w:eastAsia="Arial" w:hAnsi="Arial" w:cs="Arial"/>
                <w:color w:val="000000"/>
              </w:rPr>
              <w:t>4.4 Security Practices</w:t>
            </w:r>
            <w:r>
              <w:rPr>
                <w:rFonts w:ascii="Arial" w:eastAsia="Arial" w:hAnsi="Arial" w:cs="Arial"/>
                <w:color w:val="000000"/>
              </w:rPr>
              <w:tab/>
              <w:t>6</w:t>
            </w:r>
          </w:hyperlink>
        </w:p>
        <w:p w14:paraId="3102BA3E"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lv2rnckmgrni">
            <w:r>
              <w:rPr>
                <w:rFonts w:ascii="Arial" w:eastAsia="Arial" w:hAnsi="Arial" w:cs="Arial"/>
                <w:color w:val="000000"/>
              </w:rPr>
              <w:t>4.5 Documentations and Training</w:t>
            </w:r>
            <w:r>
              <w:rPr>
                <w:rFonts w:ascii="Arial" w:eastAsia="Arial" w:hAnsi="Arial" w:cs="Arial"/>
                <w:color w:val="000000"/>
              </w:rPr>
              <w:tab/>
              <w:t>6</w:t>
            </w:r>
          </w:hyperlink>
        </w:p>
        <w:p w14:paraId="50AFA73A"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p33pnjgyagim">
            <w:r>
              <w:rPr>
                <w:rFonts w:ascii="Arial" w:eastAsia="Arial" w:hAnsi="Arial" w:cs="Arial"/>
                <w:color w:val="000000"/>
              </w:rPr>
              <w:t>4.6 Incident Response</w:t>
            </w:r>
            <w:r>
              <w:rPr>
                <w:rFonts w:ascii="Arial" w:eastAsia="Arial" w:hAnsi="Arial" w:cs="Arial"/>
                <w:color w:val="000000"/>
              </w:rPr>
              <w:tab/>
              <w:t>6</w:t>
            </w:r>
          </w:hyperlink>
        </w:p>
        <w:p w14:paraId="7DAF3994"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2tf64vmrdbvd">
            <w:r>
              <w:rPr>
                <w:rFonts w:ascii="Arial" w:eastAsia="Arial" w:hAnsi="Arial" w:cs="Arial"/>
                <w:color w:val="000000"/>
              </w:rPr>
              <w:t>5. Branching Strategies and Policies</w:t>
            </w:r>
            <w:r>
              <w:rPr>
                <w:rFonts w:ascii="Arial" w:eastAsia="Arial" w:hAnsi="Arial" w:cs="Arial"/>
                <w:color w:val="000000"/>
              </w:rPr>
              <w:tab/>
              <w:t>7</w:t>
            </w:r>
          </w:hyperlink>
        </w:p>
        <w:p w14:paraId="4640D6FB"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6ltqphpgm90f">
            <w:r>
              <w:rPr>
                <w:rFonts w:ascii="Arial" w:eastAsia="Arial" w:hAnsi="Arial" w:cs="Arial"/>
                <w:color w:val="000000"/>
              </w:rPr>
              <w:t>5.1 Branching Strategies.</w:t>
            </w:r>
            <w:r>
              <w:rPr>
                <w:rFonts w:ascii="Arial" w:eastAsia="Arial" w:hAnsi="Arial" w:cs="Arial"/>
                <w:color w:val="000000"/>
              </w:rPr>
              <w:tab/>
              <w:t>7</w:t>
            </w:r>
          </w:hyperlink>
        </w:p>
        <w:p w14:paraId="40842A88"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82yot4ubkyom">
            <w:r>
              <w:rPr>
                <w:rFonts w:ascii="Arial" w:eastAsia="Arial" w:hAnsi="Arial" w:cs="Arial"/>
                <w:color w:val="000000"/>
              </w:rPr>
              <w:t>5.2 Branch Polices &amp; Naming</w:t>
            </w:r>
            <w:r>
              <w:rPr>
                <w:rFonts w:ascii="Arial" w:eastAsia="Arial" w:hAnsi="Arial" w:cs="Arial"/>
                <w:color w:val="000000"/>
              </w:rPr>
              <w:tab/>
              <w:t>8</w:t>
            </w:r>
          </w:hyperlink>
        </w:p>
        <w:p w14:paraId="29608AF5"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of2nac7ksf97">
            <w:r>
              <w:rPr>
                <w:rFonts w:ascii="Arial" w:eastAsia="Arial" w:hAnsi="Arial" w:cs="Arial"/>
                <w:color w:val="000000"/>
              </w:rPr>
              <w:t>6. Webhook Integration with Jenkins</w:t>
            </w:r>
            <w:r>
              <w:rPr>
                <w:rFonts w:ascii="Arial" w:eastAsia="Arial" w:hAnsi="Arial" w:cs="Arial"/>
                <w:color w:val="000000"/>
              </w:rPr>
              <w:tab/>
              <w:t>10</w:t>
            </w:r>
          </w:hyperlink>
        </w:p>
        <w:p w14:paraId="77BFB3E4"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o93cgfg474bv">
            <w:r>
              <w:rPr>
                <w:rFonts w:ascii="Arial" w:eastAsia="Arial" w:hAnsi="Arial" w:cs="Arial"/>
                <w:color w:val="000000"/>
              </w:rPr>
              <w:t>6.1 Overview</w:t>
            </w:r>
            <w:r>
              <w:rPr>
                <w:rFonts w:ascii="Arial" w:eastAsia="Arial" w:hAnsi="Arial" w:cs="Arial"/>
                <w:color w:val="000000"/>
              </w:rPr>
              <w:tab/>
              <w:t>10</w:t>
            </w:r>
          </w:hyperlink>
        </w:p>
        <w:p w14:paraId="10651855" w14:textId="77777777" w:rsidR="00EA0749" w:rsidRDefault="00EA0749">
          <w:pPr>
            <w:widowControl w:val="0"/>
            <w:tabs>
              <w:tab w:val="right" w:leader="dot" w:pos="12000"/>
            </w:tabs>
            <w:spacing w:before="60" w:after="0" w:line="240" w:lineRule="auto"/>
            <w:ind w:left="720"/>
            <w:rPr>
              <w:rFonts w:ascii="Arial" w:eastAsia="Arial" w:hAnsi="Arial" w:cs="Arial"/>
              <w:color w:val="000000"/>
            </w:rPr>
          </w:pPr>
          <w:hyperlink w:anchor="_jm8r6isoryr">
            <w:r>
              <w:rPr>
                <w:rFonts w:ascii="Arial" w:eastAsia="Arial" w:hAnsi="Arial" w:cs="Arial"/>
                <w:color w:val="000000"/>
              </w:rPr>
              <w:t>6.2 Setup Instruction</w:t>
            </w:r>
            <w:r>
              <w:rPr>
                <w:rFonts w:ascii="Arial" w:eastAsia="Arial" w:hAnsi="Arial" w:cs="Arial"/>
                <w:color w:val="000000"/>
              </w:rPr>
              <w:tab/>
              <w:t>10</w:t>
            </w:r>
          </w:hyperlink>
        </w:p>
        <w:p w14:paraId="11633AF1"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f2x3styvz1n2">
            <w:r>
              <w:rPr>
                <w:rFonts w:ascii="Arial" w:eastAsia="Arial" w:hAnsi="Arial" w:cs="Arial"/>
                <w:color w:val="000000"/>
              </w:rPr>
              <w:t>7. Release Process</w:t>
            </w:r>
            <w:r>
              <w:rPr>
                <w:rFonts w:ascii="Arial" w:eastAsia="Arial" w:hAnsi="Arial" w:cs="Arial"/>
                <w:color w:val="000000"/>
              </w:rPr>
              <w:tab/>
              <w:t>10</w:t>
            </w:r>
          </w:hyperlink>
        </w:p>
        <w:p w14:paraId="26D8DCA9"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485wb74er7k9">
            <w:r>
              <w:rPr>
                <w:rFonts w:ascii="Arial" w:eastAsia="Arial" w:hAnsi="Arial" w:cs="Arial"/>
                <w:color w:val="000000"/>
              </w:rPr>
              <w:t>8. Compliance</w:t>
            </w:r>
            <w:r>
              <w:rPr>
                <w:rFonts w:ascii="Arial" w:eastAsia="Arial" w:hAnsi="Arial" w:cs="Arial"/>
                <w:color w:val="000000"/>
              </w:rPr>
              <w:tab/>
              <w:t>10</w:t>
            </w:r>
          </w:hyperlink>
        </w:p>
        <w:p w14:paraId="68960035" w14:textId="77777777" w:rsidR="00EA0749" w:rsidRDefault="00EA0749">
          <w:pPr>
            <w:widowControl w:val="0"/>
            <w:tabs>
              <w:tab w:val="right" w:leader="dot" w:pos="12000"/>
            </w:tabs>
            <w:spacing w:before="60" w:after="0" w:line="240" w:lineRule="auto"/>
            <w:ind w:left="360"/>
            <w:rPr>
              <w:rFonts w:ascii="Arial" w:eastAsia="Arial" w:hAnsi="Arial" w:cs="Arial"/>
              <w:color w:val="000000"/>
            </w:rPr>
          </w:pPr>
          <w:hyperlink w:anchor="_iu5l381gqk8j">
            <w:r>
              <w:rPr>
                <w:rFonts w:ascii="Arial" w:eastAsia="Arial" w:hAnsi="Arial" w:cs="Arial"/>
                <w:color w:val="000000"/>
              </w:rPr>
              <w:t>9. Review and Revision</w:t>
            </w:r>
            <w:r>
              <w:rPr>
                <w:rFonts w:ascii="Arial" w:eastAsia="Arial" w:hAnsi="Arial" w:cs="Arial"/>
                <w:color w:val="000000"/>
              </w:rPr>
              <w:tab/>
              <w:t>10</w:t>
            </w:r>
          </w:hyperlink>
          <w:r w:rsidR="00000000">
            <w:fldChar w:fldCharType="end"/>
          </w:r>
        </w:p>
      </w:sdtContent>
    </w:sdt>
    <w:p w14:paraId="5D92CFA9" w14:textId="77777777" w:rsidR="00EA0749" w:rsidRDefault="00000000">
      <w:pPr>
        <w:rPr>
          <w:rFonts w:ascii="Arial" w:eastAsia="Arial" w:hAnsi="Arial" w:cs="Arial"/>
          <w:sz w:val="20"/>
          <w:szCs w:val="20"/>
        </w:rPr>
      </w:pPr>
      <w:r>
        <w:br w:type="page"/>
      </w:r>
    </w:p>
    <w:p w14:paraId="64358180" w14:textId="77777777" w:rsidR="00EA0749" w:rsidRDefault="00000000">
      <w:pPr>
        <w:pStyle w:val="Heading2"/>
        <w:rPr>
          <w:rFonts w:ascii="Arial" w:eastAsia="Arial" w:hAnsi="Arial" w:cs="Arial"/>
          <w:b/>
          <w:color w:val="000000"/>
          <w:sz w:val="20"/>
          <w:szCs w:val="20"/>
          <w:u w:val="single"/>
        </w:rPr>
      </w:pPr>
      <w:r>
        <w:rPr>
          <w:b/>
          <w:color w:val="000000"/>
          <w:u w:val="single"/>
        </w:rPr>
        <w:lastRenderedPageBreak/>
        <w:t>1. Introduction</w:t>
      </w:r>
    </w:p>
    <w:p w14:paraId="73B5F60C" w14:textId="77777777" w:rsidR="00EA0749" w:rsidRDefault="00EA0749">
      <w:pPr>
        <w:pBdr>
          <w:top w:val="nil"/>
          <w:left w:val="nil"/>
          <w:bottom w:val="nil"/>
          <w:right w:val="nil"/>
          <w:between w:val="nil"/>
        </w:pBdr>
        <w:spacing w:after="0" w:line="240" w:lineRule="auto"/>
        <w:jc w:val="both"/>
        <w:rPr>
          <w:rFonts w:ascii="Arial" w:eastAsia="Arial" w:hAnsi="Arial" w:cs="Arial"/>
          <w:sz w:val="20"/>
          <w:szCs w:val="20"/>
        </w:rPr>
      </w:pPr>
      <w:bookmarkStart w:id="2" w:name="_7e7zw6dqhe1m" w:colFirst="0" w:colLast="0"/>
      <w:bookmarkEnd w:id="2"/>
    </w:p>
    <w:p w14:paraId="26AD0F71" w14:textId="77777777" w:rsidR="00EA0749" w:rsidRDefault="00000000">
      <w:pPr>
        <w:rPr>
          <w:rFonts w:ascii="Arial" w:eastAsia="Arial" w:hAnsi="Arial" w:cs="Arial"/>
          <w:b/>
        </w:rPr>
      </w:pPr>
      <w:r>
        <w:rPr>
          <w:rFonts w:ascii="Arial" w:eastAsia="Arial" w:hAnsi="Arial" w:cs="Arial"/>
        </w:rPr>
        <w:t xml:space="preserve">This Standard Operating Procedure (SOP) outlines the GitHub Admin Policy for </w:t>
      </w:r>
      <w:r>
        <w:rPr>
          <w:rFonts w:ascii="Arial" w:eastAsia="Arial" w:hAnsi="Arial" w:cs="Arial"/>
          <w:b/>
        </w:rPr>
        <w:t>L&amp;T Finance</w:t>
      </w:r>
      <w:r>
        <w:rPr>
          <w:rFonts w:ascii="Arial" w:eastAsia="Arial" w:hAnsi="Arial" w:cs="Arial"/>
        </w:rPr>
        <w:t>. It serves as a comprehensive guide for managing GitHub repositories effectively while ensuring code security, facilitating collaborative development, and streamlining the deployment process. By establishing clear guidelines on access control, repository management, branching strategies, integration with CI/CD tools like Jenkins, and release management through tagging, this SOP aims to promote best practices and foster a productive development environment for all team members.</w:t>
      </w:r>
    </w:p>
    <w:p w14:paraId="583616E0" w14:textId="77777777" w:rsidR="00EA0749" w:rsidRDefault="00000000">
      <w:pPr>
        <w:pStyle w:val="Heading2"/>
        <w:rPr>
          <w:rFonts w:ascii="Arial" w:eastAsia="Arial" w:hAnsi="Arial" w:cs="Arial"/>
          <w:b/>
          <w:color w:val="000000"/>
          <w:sz w:val="20"/>
          <w:szCs w:val="20"/>
          <w:u w:val="single"/>
        </w:rPr>
      </w:pPr>
      <w:bookmarkStart w:id="3" w:name="_r04h9mvo0u1e" w:colFirst="0" w:colLast="0"/>
      <w:bookmarkEnd w:id="3"/>
      <w:r>
        <w:rPr>
          <w:b/>
          <w:color w:val="000000"/>
          <w:u w:val="single"/>
        </w:rPr>
        <w:t>2. Purpose and scope</w:t>
      </w:r>
    </w:p>
    <w:p w14:paraId="2E186B63" w14:textId="77777777" w:rsidR="00EA0749" w:rsidRDefault="00EA0749">
      <w:pPr>
        <w:pBdr>
          <w:top w:val="nil"/>
          <w:left w:val="nil"/>
          <w:bottom w:val="nil"/>
          <w:right w:val="nil"/>
          <w:between w:val="nil"/>
        </w:pBdr>
        <w:spacing w:after="0" w:line="240" w:lineRule="auto"/>
        <w:jc w:val="both"/>
        <w:rPr>
          <w:rFonts w:ascii="Arial" w:eastAsia="Arial" w:hAnsi="Arial" w:cs="Arial"/>
        </w:rPr>
      </w:pPr>
    </w:p>
    <w:p w14:paraId="79DC90E6" w14:textId="77777777" w:rsidR="00EA0749" w:rsidRDefault="00000000">
      <w:pPr>
        <w:pBdr>
          <w:top w:val="nil"/>
          <w:left w:val="nil"/>
          <w:bottom w:val="nil"/>
          <w:right w:val="nil"/>
          <w:between w:val="nil"/>
        </w:pBdr>
        <w:spacing w:after="0" w:line="240" w:lineRule="auto"/>
        <w:jc w:val="both"/>
        <w:rPr>
          <w:rFonts w:ascii="Arial" w:eastAsia="Arial" w:hAnsi="Arial" w:cs="Arial"/>
          <w:sz w:val="20"/>
          <w:szCs w:val="20"/>
        </w:rPr>
      </w:pPr>
      <w:r>
        <w:rPr>
          <w:rFonts w:ascii="Arial" w:eastAsia="Arial" w:hAnsi="Arial" w:cs="Arial"/>
        </w:rPr>
        <w:t>The purpose of this SOP is to establish a clear and consistent policy for the administration of GitHub repositories, ensuring secure, efficient, and effective management of code and collaboration within the organization</w:t>
      </w:r>
      <w:r>
        <w:rPr>
          <w:rFonts w:ascii="Arial" w:eastAsia="Arial" w:hAnsi="Arial" w:cs="Arial"/>
        </w:rPr>
        <w:br/>
      </w:r>
      <w:r>
        <w:rPr>
          <w:rFonts w:ascii="Arial" w:eastAsia="Arial" w:hAnsi="Arial" w:cs="Arial"/>
        </w:rPr>
        <w:br/>
        <w:t>This policy applies to all employees, contractors, and third-party personnel who have administrative access to the organization’s GitHub repositories.</w:t>
      </w:r>
    </w:p>
    <w:p w14:paraId="1DAFC2E4" w14:textId="77777777" w:rsidR="00EA0749" w:rsidRDefault="00EA0749">
      <w:pPr>
        <w:pBdr>
          <w:top w:val="nil"/>
          <w:left w:val="nil"/>
          <w:bottom w:val="nil"/>
          <w:right w:val="nil"/>
          <w:between w:val="nil"/>
        </w:pBdr>
        <w:spacing w:after="0" w:line="240" w:lineRule="auto"/>
        <w:jc w:val="both"/>
        <w:rPr>
          <w:rFonts w:ascii="Arial" w:eastAsia="Arial" w:hAnsi="Arial" w:cs="Arial"/>
          <w:b/>
          <w:sz w:val="20"/>
          <w:szCs w:val="20"/>
        </w:rPr>
      </w:pPr>
    </w:p>
    <w:p w14:paraId="7AD457B4" w14:textId="77777777" w:rsidR="00EA0749" w:rsidRDefault="00000000">
      <w:pPr>
        <w:pStyle w:val="Heading2"/>
        <w:jc w:val="both"/>
        <w:rPr>
          <w:b/>
          <w:color w:val="000000"/>
          <w:u w:val="single"/>
        </w:rPr>
      </w:pPr>
      <w:bookmarkStart w:id="4" w:name="_1oxlzw6uvb7h" w:colFirst="0" w:colLast="0"/>
      <w:bookmarkEnd w:id="4"/>
      <w:r>
        <w:rPr>
          <w:b/>
          <w:color w:val="000000"/>
          <w:u w:val="single"/>
        </w:rPr>
        <w:t>3. Responsibilities</w:t>
      </w:r>
    </w:p>
    <w:p w14:paraId="3F357B0B" w14:textId="77777777" w:rsidR="00EA0749" w:rsidRDefault="00EA0749">
      <w:pPr>
        <w:pBdr>
          <w:top w:val="nil"/>
          <w:left w:val="nil"/>
          <w:bottom w:val="nil"/>
          <w:right w:val="nil"/>
          <w:between w:val="nil"/>
        </w:pBdr>
        <w:spacing w:after="0" w:line="240" w:lineRule="auto"/>
        <w:jc w:val="both"/>
        <w:rPr>
          <w:rFonts w:ascii="Arial" w:eastAsia="Arial" w:hAnsi="Arial" w:cs="Arial"/>
          <w:sz w:val="20"/>
          <w:szCs w:val="20"/>
        </w:rPr>
      </w:pPr>
    </w:p>
    <w:p w14:paraId="01BE2925" w14:textId="77777777" w:rsidR="00EA0749" w:rsidRDefault="00000000">
      <w:pPr>
        <w:numPr>
          <w:ilvl w:val="0"/>
          <w:numId w:val="1"/>
        </w:numPr>
        <w:spacing w:after="0" w:line="240" w:lineRule="auto"/>
        <w:jc w:val="both"/>
        <w:rPr>
          <w:rFonts w:ascii="Arial" w:eastAsia="Arial" w:hAnsi="Arial" w:cs="Arial"/>
        </w:rPr>
      </w:pPr>
      <w:r>
        <w:rPr>
          <w:rFonts w:ascii="Arial" w:eastAsia="Arial" w:hAnsi="Arial" w:cs="Arial"/>
          <w:b/>
        </w:rPr>
        <w:t>GitHub Administrators</w:t>
      </w:r>
      <w:r>
        <w:rPr>
          <w:rFonts w:ascii="Arial" w:eastAsia="Arial" w:hAnsi="Arial" w:cs="Arial"/>
        </w:rPr>
        <w:t>: Responsible for managing repository settings, user access, and ensuring adherence to policies.</w:t>
      </w:r>
    </w:p>
    <w:p w14:paraId="773D233D" w14:textId="77777777" w:rsidR="00EA0749" w:rsidRDefault="00000000">
      <w:pPr>
        <w:numPr>
          <w:ilvl w:val="0"/>
          <w:numId w:val="1"/>
        </w:numPr>
        <w:spacing w:after="0" w:line="240" w:lineRule="auto"/>
        <w:jc w:val="both"/>
        <w:rPr>
          <w:rFonts w:ascii="Arial" w:eastAsia="Arial" w:hAnsi="Arial" w:cs="Arial"/>
        </w:rPr>
      </w:pPr>
      <w:r>
        <w:rPr>
          <w:rFonts w:ascii="Arial" w:eastAsia="Arial" w:hAnsi="Arial" w:cs="Arial"/>
          <w:b/>
        </w:rPr>
        <w:t>Developers and Contributors</w:t>
      </w:r>
      <w:r>
        <w:rPr>
          <w:rFonts w:ascii="Arial" w:eastAsia="Arial" w:hAnsi="Arial" w:cs="Arial"/>
        </w:rPr>
        <w:t>: Responsible for following the guidelines and best practices set forth in this policy.</w:t>
      </w:r>
    </w:p>
    <w:p w14:paraId="7F7DE135" w14:textId="77777777" w:rsidR="00EA0749" w:rsidRDefault="00000000">
      <w:pPr>
        <w:numPr>
          <w:ilvl w:val="0"/>
          <w:numId w:val="1"/>
        </w:numPr>
        <w:spacing w:after="0" w:line="240" w:lineRule="auto"/>
        <w:jc w:val="both"/>
        <w:rPr>
          <w:rFonts w:ascii="Arial" w:eastAsia="Arial" w:hAnsi="Arial" w:cs="Arial"/>
        </w:rPr>
      </w:pPr>
      <w:r>
        <w:rPr>
          <w:rFonts w:ascii="Arial" w:eastAsia="Arial" w:hAnsi="Arial" w:cs="Arial"/>
          <w:b/>
        </w:rPr>
        <w:t>IT Security Team:</w:t>
      </w:r>
      <w:r>
        <w:rPr>
          <w:rFonts w:ascii="Arial" w:eastAsia="Arial" w:hAnsi="Arial" w:cs="Arial"/>
        </w:rPr>
        <w:t xml:space="preserve"> Responsible for monitoring compliance and conducting audits.</w:t>
      </w:r>
    </w:p>
    <w:p w14:paraId="1B359D60" w14:textId="77777777" w:rsidR="00EA0749" w:rsidRDefault="00EA0749">
      <w:pPr>
        <w:rPr>
          <w:rFonts w:ascii="Arial" w:eastAsia="Arial" w:hAnsi="Arial" w:cs="Arial"/>
          <w:sz w:val="20"/>
          <w:szCs w:val="20"/>
        </w:rPr>
      </w:pPr>
    </w:p>
    <w:p w14:paraId="29F4B24D" w14:textId="77777777" w:rsidR="00FB6462" w:rsidRDefault="00FB6462">
      <w:pPr>
        <w:rPr>
          <w:rFonts w:ascii="Arial" w:eastAsia="Arial" w:hAnsi="Arial" w:cs="Arial"/>
          <w:sz w:val="20"/>
          <w:szCs w:val="20"/>
        </w:rPr>
      </w:pPr>
    </w:p>
    <w:p w14:paraId="75E53185" w14:textId="77777777" w:rsidR="00FB6462" w:rsidRDefault="00FB6462">
      <w:pPr>
        <w:rPr>
          <w:rFonts w:ascii="Arial" w:eastAsia="Arial" w:hAnsi="Arial" w:cs="Arial"/>
          <w:sz w:val="20"/>
          <w:szCs w:val="20"/>
        </w:rPr>
      </w:pPr>
    </w:p>
    <w:p w14:paraId="2C8EE608" w14:textId="77777777" w:rsidR="00FB6462" w:rsidRDefault="00FB6462">
      <w:pPr>
        <w:rPr>
          <w:rFonts w:ascii="Arial" w:eastAsia="Arial" w:hAnsi="Arial" w:cs="Arial"/>
          <w:sz w:val="20"/>
          <w:szCs w:val="20"/>
        </w:rPr>
      </w:pPr>
    </w:p>
    <w:p w14:paraId="17690CF7" w14:textId="77777777" w:rsidR="00FB6462" w:rsidRDefault="00FB6462">
      <w:pPr>
        <w:rPr>
          <w:rFonts w:ascii="Arial" w:eastAsia="Arial" w:hAnsi="Arial" w:cs="Arial"/>
          <w:sz w:val="20"/>
          <w:szCs w:val="20"/>
        </w:rPr>
      </w:pPr>
    </w:p>
    <w:p w14:paraId="3F740323" w14:textId="77777777" w:rsidR="00FB6462" w:rsidRDefault="00FB6462">
      <w:pPr>
        <w:rPr>
          <w:rFonts w:ascii="Arial" w:eastAsia="Arial" w:hAnsi="Arial" w:cs="Arial"/>
          <w:sz w:val="20"/>
          <w:szCs w:val="20"/>
        </w:rPr>
      </w:pPr>
    </w:p>
    <w:p w14:paraId="542C4C65" w14:textId="77777777" w:rsidR="00FB6462" w:rsidRDefault="00FB6462">
      <w:pPr>
        <w:rPr>
          <w:rFonts w:ascii="Arial" w:eastAsia="Arial" w:hAnsi="Arial" w:cs="Arial"/>
          <w:sz w:val="20"/>
          <w:szCs w:val="20"/>
        </w:rPr>
      </w:pPr>
    </w:p>
    <w:p w14:paraId="1D324D14" w14:textId="77777777" w:rsidR="00FB6462" w:rsidRDefault="00FB6462">
      <w:pPr>
        <w:rPr>
          <w:rFonts w:ascii="Arial" w:eastAsia="Arial" w:hAnsi="Arial" w:cs="Arial"/>
          <w:sz w:val="20"/>
          <w:szCs w:val="20"/>
        </w:rPr>
      </w:pPr>
    </w:p>
    <w:p w14:paraId="4702254C" w14:textId="77777777" w:rsidR="00FB6462" w:rsidRDefault="00FB6462">
      <w:pPr>
        <w:rPr>
          <w:rFonts w:ascii="Arial" w:eastAsia="Arial" w:hAnsi="Arial" w:cs="Arial"/>
          <w:sz w:val="20"/>
          <w:szCs w:val="20"/>
        </w:rPr>
      </w:pPr>
    </w:p>
    <w:p w14:paraId="7EE8AD34" w14:textId="77777777" w:rsidR="00FB6462" w:rsidRDefault="00FB6462">
      <w:pPr>
        <w:rPr>
          <w:rFonts w:ascii="Arial" w:eastAsia="Arial" w:hAnsi="Arial" w:cs="Arial"/>
          <w:sz w:val="20"/>
          <w:szCs w:val="20"/>
        </w:rPr>
      </w:pPr>
    </w:p>
    <w:p w14:paraId="045A5ECD" w14:textId="77777777" w:rsidR="00FB6462" w:rsidRDefault="00FB6462">
      <w:pPr>
        <w:rPr>
          <w:rFonts w:ascii="Arial" w:eastAsia="Arial" w:hAnsi="Arial" w:cs="Arial"/>
          <w:sz w:val="20"/>
          <w:szCs w:val="20"/>
        </w:rPr>
      </w:pPr>
    </w:p>
    <w:p w14:paraId="30584745" w14:textId="77777777" w:rsidR="00FB6462" w:rsidRDefault="00FB6462">
      <w:pPr>
        <w:rPr>
          <w:rFonts w:ascii="Arial" w:eastAsia="Arial" w:hAnsi="Arial" w:cs="Arial"/>
          <w:sz w:val="20"/>
          <w:szCs w:val="20"/>
        </w:rPr>
      </w:pPr>
    </w:p>
    <w:p w14:paraId="7C1DFFFB" w14:textId="77777777" w:rsidR="00FB6462" w:rsidRDefault="00FB6462">
      <w:pPr>
        <w:rPr>
          <w:rFonts w:ascii="Arial" w:eastAsia="Arial" w:hAnsi="Arial" w:cs="Arial"/>
          <w:sz w:val="20"/>
          <w:szCs w:val="20"/>
        </w:rPr>
      </w:pPr>
    </w:p>
    <w:p w14:paraId="5663ECC1" w14:textId="77777777" w:rsidR="00FB6462" w:rsidRDefault="00FB6462">
      <w:pPr>
        <w:rPr>
          <w:rFonts w:ascii="Arial" w:eastAsia="Arial" w:hAnsi="Arial" w:cs="Arial"/>
          <w:sz w:val="20"/>
          <w:szCs w:val="20"/>
        </w:rPr>
      </w:pPr>
    </w:p>
    <w:p w14:paraId="5940EB57" w14:textId="77777777" w:rsidR="00FB6462" w:rsidRDefault="00FB6462">
      <w:pPr>
        <w:rPr>
          <w:rFonts w:ascii="Arial" w:eastAsia="Arial" w:hAnsi="Arial" w:cs="Arial"/>
          <w:sz w:val="20"/>
          <w:szCs w:val="20"/>
        </w:rPr>
      </w:pPr>
    </w:p>
    <w:p w14:paraId="218F4283" w14:textId="77777777" w:rsidR="00FB6462" w:rsidRDefault="00FB6462">
      <w:pPr>
        <w:rPr>
          <w:rFonts w:ascii="Arial" w:eastAsia="Arial" w:hAnsi="Arial" w:cs="Arial"/>
          <w:sz w:val="20"/>
          <w:szCs w:val="20"/>
        </w:rPr>
      </w:pPr>
    </w:p>
    <w:p w14:paraId="1E9B2599" w14:textId="77777777" w:rsidR="00FB6462" w:rsidRDefault="00FB6462">
      <w:pPr>
        <w:rPr>
          <w:rFonts w:ascii="Arial" w:eastAsia="Arial" w:hAnsi="Arial" w:cs="Arial"/>
          <w:sz w:val="20"/>
          <w:szCs w:val="20"/>
        </w:rPr>
      </w:pPr>
    </w:p>
    <w:p w14:paraId="71B95092" w14:textId="77777777" w:rsidR="00FB6462" w:rsidRDefault="00FB6462">
      <w:pPr>
        <w:rPr>
          <w:rFonts w:ascii="Arial" w:eastAsia="Arial" w:hAnsi="Arial" w:cs="Arial"/>
          <w:sz w:val="20"/>
          <w:szCs w:val="20"/>
        </w:rPr>
      </w:pPr>
    </w:p>
    <w:p w14:paraId="6CAF60C0" w14:textId="77777777" w:rsidR="00FB6462" w:rsidRDefault="00FB6462">
      <w:pPr>
        <w:rPr>
          <w:rFonts w:ascii="Arial" w:eastAsia="Arial" w:hAnsi="Arial" w:cs="Arial"/>
          <w:sz w:val="20"/>
          <w:szCs w:val="20"/>
        </w:rPr>
      </w:pPr>
    </w:p>
    <w:p w14:paraId="1B0360D7" w14:textId="77777777" w:rsidR="00FB6462" w:rsidRDefault="00FB6462">
      <w:pPr>
        <w:rPr>
          <w:rFonts w:ascii="Arial" w:eastAsia="Arial" w:hAnsi="Arial" w:cs="Arial"/>
          <w:sz w:val="20"/>
          <w:szCs w:val="20"/>
        </w:rPr>
      </w:pPr>
    </w:p>
    <w:p w14:paraId="7AD3EE2A" w14:textId="77777777" w:rsidR="00FB6462" w:rsidRDefault="00FB6462">
      <w:pPr>
        <w:rPr>
          <w:rFonts w:ascii="Arial" w:eastAsia="Arial" w:hAnsi="Arial" w:cs="Arial"/>
          <w:sz w:val="20"/>
          <w:szCs w:val="20"/>
        </w:rPr>
      </w:pPr>
    </w:p>
    <w:p w14:paraId="487850F1" w14:textId="77777777" w:rsidR="00FB6462" w:rsidRDefault="00FB6462">
      <w:pPr>
        <w:rPr>
          <w:rFonts w:ascii="Arial" w:eastAsia="Arial" w:hAnsi="Arial" w:cs="Arial"/>
          <w:sz w:val="20"/>
          <w:szCs w:val="20"/>
        </w:rPr>
      </w:pPr>
    </w:p>
    <w:p w14:paraId="280850AB" w14:textId="77777777" w:rsidR="00FB6462" w:rsidRDefault="00FB6462">
      <w:pPr>
        <w:rPr>
          <w:rFonts w:ascii="Arial" w:eastAsia="Arial" w:hAnsi="Arial" w:cs="Arial"/>
          <w:sz w:val="20"/>
          <w:szCs w:val="20"/>
        </w:rPr>
      </w:pPr>
    </w:p>
    <w:p w14:paraId="6DB02B72" w14:textId="77777777" w:rsidR="00FB6462" w:rsidRDefault="00FB6462">
      <w:pPr>
        <w:rPr>
          <w:rFonts w:ascii="Arial" w:eastAsia="Arial" w:hAnsi="Arial" w:cs="Arial"/>
          <w:sz w:val="20"/>
          <w:szCs w:val="20"/>
        </w:rPr>
      </w:pPr>
    </w:p>
    <w:p w14:paraId="72E32DBC" w14:textId="77777777" w:rsidR="00EA0749" w:rsidRDefault="00000000">
      <w:pPr>
        <w:pStyle w:val="Heading2"/>
        <w:rPr>
          <w:rFonts w:ascii="Arial" w:eastAsia="Arial" w:hAnsi="Arial" w:cs="Arial"/>
          <w:b/>
          <w:color w:val="000000"/>
          <w:u w:val="single"/>
        </w:rPr>
      </w:pPr>
      <w:bookmarkStart w:id="5" w:name="_lykzyrxk4wc3" w:colFirst="0" w:colLast="0"/>
      <w:bookmarkEnd w:id="5"/>
      <w:r>
        <w:rPr>
          <w:b/>
          <w:color w:val="000000"/>
          <w:u w:val="single"/>
        </w:rPr>
        <w:lastRenderedPageBreak/>
        <w:t>4. Policy</w:t>
      </w:r>
    </w:p>
    <w:p w14:paraId="105E788A" w14:textId="77777777" w:rsidR="00EA0749" w:rsidRDefault="00000000">
      <w:pPr>
        <w:pStyle w:val="Heading3"/>
        <w:spacing w:after="0" w:line="276" w:lineRule="auto"/>
        <w:rPr>
          <w:sz w:val="26"/>
          <w:szCs w:val="26"/>
          <w:u w:val="single"/>
        </w:rPr>
      </w:pPr>
      <w:bookmarkStart w:id="6" w:name="_r6koqe3trb3d" w:colFirst="0" w:colLast="0"/>
      <w:bookmarkEnd w:id="6"/>
      <w:r>
        <w:rPr>
          <w:sz w:val="26"/>
          <w:szCs w:val="26"/>
          <w:u w:val="single"/>
        </w:rPr>
        <w:t>4.1 Access Control</w:t>
      </w:r>
    </w:p>
    <w:p w14:paraId="134307B3" w14:textId="77777777" w:rsidR="00EA0749" w:rsidRDefault="00000000">
      <w:pPr>
        <w:spacing w:after="0" w:line="276" w:lineRule="auto"/>
        <w:rPr>
          <w:rFonts w:ascii="Arial" w:eastAsia="Arial" w:hAnsi="Arial" w:cs="Arial"/>
        </w:rPr>
      </w:pPr>
      <w:r>
        <w:rPr>
          <w:rFonts w:ascii="Arial" w:eastAsia="Arial" w:hAnsi="Arial" w:cs="Arial"/>
        </w:rPr>
        <w:t xml:space="preserve"> </w:t>
      </w:r>
    </w:p>
    <w:p w14:paraId="0D8B0F09" w14:textId="77777777" w:rsidR="00EA0749" w:rsidRDefault="00000000" w:rsidP="001823F9">
      <w:pPr>
        <w:numPr>
          <w:ilvl w:val="0"/>
          <w:numId w:val="19"/>
        </w:numPr>
        <w:spacing w:after="0" w:line="276" w:lineRule="auto"/>
        <w:rPr>
          <w:rFonts w:ascii="Arial" w:eastAsia="Arial" w:hAnsi="Arial" w:cs="Arial"/>
        </w:rPr>
      </w:pPr>
      <w:r>
        <w:rPr>
          <w:rFonts w:ascii="Arial" w:eastAsia="Arial" w:hAnsi="Arial" w:cs="Arial"/>
          <w:b/>
        </w:rPr>
        <w:t>Authorized Personnel</w:t>
      </w:r>
      <w:r>
        <w:rPr>
          <w:rFonts w:ascii="Arial" w:eastAsia="Arial" w:hAnsi="Arial" w:cs="Arial"/>
        </w:rPr>
        <w:t>: Only designated GitHub Administrators should have admin access. For example, in a 10-member development team, access might be limited to the Team Lead and Senior Developers.</w:t>
      </w:r>
    </w:p>
    <w:p w14:paraId="2ACC77CE" w14:textId="77777777" w:rsidR="00EA0749" w:rsidRDefault="00000000" w:rsidP="001823F9">
      <w:pPr>
        <w:numPr>
          <w:ilvl w:val="0"/>
          <w:numId w:val="19"/>
        </w:numPr>
        <w:spacing w:after="0" w:line="276" w:lineRule="auto"/>
        <w:rPr>
          <w:rFonts w:ascii="Arial" w:eastAsia="Arial" w:hAnsi="Arial" w:cs="Arial"/>
        </w:rPr>
      </w:pPr>
      <w:r>
        <w:rPr>
          <w:rFonts w:ascii="Arial" w:eastAsia="Arial" w:hAnsi="Arial" w:cs="Arial"/>
          <w:b/>
        </w:rPr>
        <w:t>Principle of Least Privilege</w:t>
      </w:r>
      <w:r>
        <w:rPr>
          <w:rFonts w:ascii="Arial" w:eastAsia="Arial" w:hAnsi="Arial" w:cs="Arial"/>
        </w:rPr>
        <w:t xml:space="preserve">: Assign access based on roles. For instance, junior developers may only have </w:t>
      </w:r>
      <w:proofErr w:type="gramStart"/>
      <w:r>
        <w:rPr>
          <w:rFonts w:ascii="Arial" w:eastAsia="Arial" w:hAnsi="Arial" w:cs="Arial"/>
        </w:rPr>
        <w:t>write</w:t>
      </w:r>
      <w:proofErr w:type="gramEnd"/>
      <w:r>
        <w:rPr>
          <w:rFonts w:ascii="Arial" w:eastAsia="Arial" w:hAnsi="Arial" w:cs="Arial"/>
        </w:rPr>
        <w:t xml:space="preserve"> access to a specific feature branch. </w:t>
      </w:r>
    </w:p>
    <w:p w14:paraId="772E7BA6" w14:textId="77777777" w:rsidR="001823F9" w:rsidRDefault="001823F9" w:rsidP="001823F9">
      <w:pPr>
        <w:numPr>
          <w:ilvl w:val="0"/>
          <w:numId w:val="19"/>
        </w:numPr>
        <w:spacing w:after="0" w:line="276" w:lineRule="auto"/>
        <w:rPr>
          <w:rFonts w:ascii="Arial" w:eastAsia="Arial" w:hAnsi="Arial" w:cs="Arial"/>
        </w:rPr>
      </w:pPr>
      <w:r>
        <w:rPr>
          <w:rFonts w:ascii="Arial" w:eastAsia="Arial" w:hAnsi="Arial" w:cs="Arial"/>
          <w:b/>
        </w:rPr>
        <w:t>Regular Reviews</w:t>
      </w:r>
      <w:r>
        <w:rPr>
          <w:rFonts w:ascii="Arial" w:eastAsia="Arial" w:hAnsi="Arial" w:cs="Arial"/>
        </w:rPr>
        <w:t xml:space="preserve">: </w:t>
      </w:r>
    </w:p>
    <w:p w14:paraId="4D4A9367" w14:textId="77777777" w:rsidR="001823F9" w:rsidRPr="001823F9" w:rsidRDefault="001823F9" w:rsidP="001823F9">
      <w:pPr>
        <w:pStyle w:val="ListParagraph"/>
        <w:numPr>
          <w:ilvl w:val="1"/>
          <w:numId w:val="19"/>
        </w:numPr>
        <w:spacing w:after="0" w:line="276" w:lineRule="auto"/>
        <w:rPr>
          <w:rFonts w:ascii="Arial" w:eastAsia="Arial" w:hAnsi="Arial" w:cs="Arial"/>
        </w:rPr>
      </w:pPr>
      <w:r w:rsidRPr="001823F9">
        <w:rPr>
          <w:rFonts w:ascii="Arial" w:eastAsia="Arial" w:hAnsi="Arial" w:cs="Arial"/>
        </w:rPr>
        <w:t>Conduct quarterly access log reviews to ensure compliance with security policies.</w:t>
      </w:r>
    </w:p>
    <w:p w14:paraId="50796A96" w14:textId="77777777" w:rsidR="001823F9" w:rsidRDefault="001823F9" w:rsidP="001823F9">
      <w:pPr>
        <w:pStyle w:val="ListParagraph"/>
        <w:numPr>
          <w:ilvl w:val="1"/>
          <w:numId w:val="19"/>
        </w:numPr>
        <w:spacing w:after="0" w:line="276" w:lineRule="auto"/>
        <w:rPr>
          <w:rFonts w:ascii="Arial" w:eastAsia="Arial" w:hAnsi="Arial" w:cs="Arial"/>
        </w:rPr>
      </w:pPr>
      <w:r w:rsidRPr="001823F9">
        <w:rPr>
          <w:rFonts w:ascii="Arial" w:eastAsia="Arial" w:hAnsi="Arial" w:cs="Arial"/>
        </w:rPr>
        <w:t>Assess user access levels against their current roles.</w:t>
      </w:r>
    </w:p>
    <w:p w14:paraId="0640DE9B" w14:textId="1A913A61" w:rsidR="001823F9" w:rsidRPr="001823F9" w:rsidRDefault="001823F9" w:rsidP="001823F9">
      <w:pPr>
        <w:pStyle w:val="ListParagraph"/>
        <w:numPr>
          <w:ilvl w:val="1"/>
          <w:numId w:val="19"/>
        </w:numPr>
        <w:spacing w:after="0" w:line="276" w:lineRule="auto"/>
        <w:rPr>
          <w:rFonts w:ascii="Arial" w:eastAsia="Arial" w:hAnsi="Arial" w:cs="Arial"/>
        </w:rPr>
      </w:pPr>
      <w:r w:rsidRPr="001823F9">
        <w:rPr>
          <w:rFonts w:ascii="Arial" w:eastAsia="Arial" w:hAnsi="Arial" w:cs="Arial"/>
        </w:rPr>
        <w:t>Identify and revoke access for inactive or unnecessary accounts (e.g., former employees, role changes).</w:t>
      </w:r>
    </w:p>
    <w:p w14:paraId="0E8BF478" w14:textId="77777777" w:rsidR="001823F9" w:rsidRDefault="001823F9" w:rsidP="001823F9">
      <w:pPr>
        <w:numPr>
          <w:ilvl w:val="0"/>
          <w:numId w:val="19"/>
        </w:numPr>
        <w:spacing w:after="0" w:line="276" w:lineRule="auto"/>
        <w:rPr>
          <w:rFonts w:ascii="Arial" w:eastAsia="Arial" w:hAnsi="Arial" w:cs="Arial"/>
          <w:b/>
        </w:rPr>
      </w:pPr>
      <w:r>
        <w:rPr>
          <w:rFonts w:ascii="Arial" w:eastAsia="Arial" w:hAnsi="Arial" w:cs="Arial"/>
          <w:b/>
        </w:rPr>
        <w:t xml:space="preserve">Purging Policy: </w:t>
      </w:r>
    </w:p>
    <w:p w14:paraId="2A2E5060" w14:textId="77777777" w:rsidR="001823F9" w:rsidRPr="001823F9" w:rsidRDefault="001823F9" w:rsidP="001823F9">
      <w:pPr>
        <w:pStyle w:val="ListParagraph"/>
        <w:numPr>
          <w:ilvl w:val="1"/>
          <w:numId w:val="19"/>
        </w:numPr>
        <w:spacing w:after="0" w:line="276" w:lineRule="auto"/>
        <w:rPr>
          <w:rFonts w:ascii="Arial" w:eastAsia="Arial" w:hAnsi="Arial" w:cs="Arial"/>
        </w:rPr>
      </w:pPr>
      <w:r w:rsidRPr="001823F9">
        <w:rPr>
          <w:rFonts w:ascii="Arial" w:eastAsia="Arial" w:hAnsi="Arial" w:cs="Arial"/>
          <w:b/>
        </w:rPr>
        <w:t>Inactive User Accounts:</w:t>
      </w:r>
      <w:r w:rsidRPr="001823F9">
        <w:rPr>
          <w:rFonts w:ascii="Arial" w:eastAsia="Arial" w:hAnsi="Arial" w:cs="Arial"/>
        </w:rPr>
        <w:t xml:space="preserve"> Purge accounts that have been inactive for a predetermined period (e.g., 90 days).</w:t>
      </w:r>
    </w:p>
    <w:p w14:paraId="4DCE2FDE" w14:textId="77777777" w:rsidR="001823F9" w:rsidRPr="001823F9" w:rsidRDefault="001823F9" w:rsidP="001823F9">
      <w:pPr>
        <w:pStyle w:val="ListParagraph"/>
        <w:numPr>
          <w:ilvl w:val="1"/>
          <w:numId w:val="19"/>
        </w:numPr>
        <w:spacing w:after="0" w:line="276" w:lineRule="auto"/>
        <w:rPr>
          <w:rFonts w:ascii="Arial" w:eastAsia="Arial" w:hAnsi="Arial" w:cs="Arial"/>
        </w:rPr>
      </w:pPr>
      <w:r w:rsidRPr="001823F9">
        <w:rPr>
          <w:rFonts w:ascii="Arial" w:eastAsia="Arial" w:hAnsi="Arial" w:cs="Arial"/>
          <w:b/>
        </w:rPr>
        <w:t>Revocation Process:</w:t>
      </w:r>
      <w:r w:rsidRPr="001823F9">
        <w:rPr>
          <w:rFonts w:ascii="Arial" w:eastAsia="Arial" w:hAnsi="Arial" w:cs="Arial"/>
        </w:rPr>
        <w:t xml:space="preserve"> Establish a clear process for promptly removing access when users no longer need it due to role changes or departures.</w:t>
      </w:r>
    </w:p>
    <w:tbl>
      <w:tblPr>
        <w:tblW w:w="12022" w:type="dxa"/>
        <w:tblLook w:val="04A0" w:firstRow="1" w:lastRow="0" w:firstColumn="1" w:lastColumn="0" w:noHBand="0" w:noVBand="1"/>
      </w:tblPr>
      <w:tblGrid>
        <w:gridCol w:w="1946"/>
        <w:gridCol w:w="10076"/>
      </w:tblGrid>
      <w:tr w:rsidR="00FB6462" w:rsidRPr="00FB6462" w14:paraId="3471413B" w14:textId="77777777" w:rsidTr="00FB6462">
        <w:trPr>
          <w:trHeight w:val="289"/>
        </w:trPr>
        <w:tc>
          <w:tcPr>
            <w:tcW w:w="1946" w:type="dxa"/>
            <w:tcBorders>
              <w:top w:val="single" w:sz="8" w:space="0" w:color="AEAEAE"/>
              <w:left w:val="single" w:sz="8" w:space="0" w:color="AEAEAE"/>
              <w:bottom w:val="single" w:sz="8" w:space="0" w:color="AEAEAE"/>
              <w:right w:val="single" w:sz="8" w:space="0" w:color="AEAEAE"/>
            </w:tcBorders>
            <w:shd w:val="clear" w:color="000000" w:fill="D9E1F2"/>
            <w:vAlign w:val="center"/>
            <w:hideMark/>
          </w:tcPr>
          <w:p w14:paraId="2DEF5B62" w14:textId="77777777" w:rsidR="00FB6462" w:rsidRPr="00FB6462" w:rsidRDefault="00FB6462" w:rsidP="00FB6462">
            <w:pPr>
              <w:spacing w:after="0" w:line="240" w:lineRule="auto"/>
              <w:jc w:val="center"/>
              <w:rPr>
                <w:rFonts w:ascii="Arial" w:eastAsia="Times New Roman" w:hAnsi="Arial" w:cs="Arial"/>
                <w:b/>
                <w:bCs/>
                <w:color w:val="000000"/>
              </w:rPr>
            </w:pPr>
            <w:r w:rsidRPr="00FB6462">
              <w:rPr>
                <w:rFonts w:ascii="Arial" w:eastAsia="Arial" w:hAnsi="Arial" w:cs="Arial"/>
                <w:b/>
                <w:bCs/>
                <w:color w:val="000000"/>
              </w:rPr>
              <w:t>Role</w:t>
            </w:r>
          </w:p>
        </w:tc>
        <w:tc>
          <w:tcPr>
            <w:tcW w:w="10076" w:type="dxa"/>
            <w:tcBorders>
              <w:top w:val="single" w:sz="8" w:space="0" w:color="AEAEAE"/>
              <w:left w:val="nil"/>
              <w:bottom w:val="single" w:sz="8" w:space="0" w:color="AEAEAE"/>
              <w:right w:val="single" w:sz="8" w:space="0" w:color="AEAEAE"/>
            </w:tcBorders>
            <w:shd w:val="clear" w:color="000000" w:fill="D9E1F2"/>
            <w:vAlign w:val="center"/>
            <w:hideMark/>
          </w:tcPr>
          <w:p w14:paraId="52918A3E" w14:textId="77777777" w:rsidR="00FB6462" w:rsidRPr="00FB6462" w:rsidRDefault="00FB6462" w:rsidP="00FB6462">
            <w:pPr>
              <w:spacing w:after="0" w:line="240" w:lineRule="auto"/>
              <w:rPr>
                <w:rFonts w:ascii="Arial" w:eastAsia="Times New Roman" w:hAnsi="Arial" w:cs="Arial"/>
                <w:b/>
                <w:bCs/>
                <w:color w:val="000000"/>
              </w:rPr>
            </w:pPr>
            <w:r w:rsidRPr="00FB6462">
              <w:rPr>
                <w:rFonts w:ascii="Arial" w:eastAsia="Arial" w:hAnsi="Arial" w:cs="Arial"/>
                <w:b/>
                <w:bCs/>
                <w:color w:val="000000"/>
              </w:rPr>
              <w:t>Access Privileges</w:t>
            </w:r>
          </w:p>
        </w:tc>
      </w:tr>
      <w:tr w:rsidR="00FB6462" w:rsidRPr="00FB6462" w14:paraId="4B3B028C" w14:textId="77777777" w:rsidTr="00FB6462">
        <w:trPr>
          <w:trHeight w:val="289"/>
        </w:trPr>
        <w:tc>
          <w:tcPr>
            <w:tcW w:w="1946" w:type="dxa"/>
            <w:vMerge w:val="restart"/>
            <w:tcBorders>
              <w:top w:val="nil"/>
              <w:left w:val="single" w:sz="8" w:space="0" w:color="AEAEAE"/>
              <w:bottom w:val="single" w:sz="8" w:space="0" w:color="AEAEAE"/>
              <w:right w:val="single" w:sz="8" w:space="0" w:color="AEAEAE"/>
            </w:tcBorders>
            <w:shd w:val="clear" w:color="auto" w:fill="auto"/>
            <w:vAlign w:val="center"/>
            <w:hideMark/>
          </w:tcPr>
          <w:p w14:paraId="77E0485A" w14:textId="77777777" w:rsidR="00FB6462" w:rsidRPr="00FB6462" w:rsidRDefault="00FB6462" w:rsidP="00FB6462">
            <w:pPr>
              <w:spacing w:after="0" w:line="240" w:lineRule="auto"/>
              <w:rPr>
                <w:rFonts w:ascii="Arial" w:eastAsia="Times New Roman" w:hAnsi="Arial" w:cs="Arial"/>
                <w:b/>
                <w:bCs/>
                <w:color w:val="000000"/>
              </w:rPr>
            </w:pPr>
            <w:r w:rsidRPr="00FB6462">
              <w:rPr>
                <w:rFonts w:ascii="Arial" w:eastAsia="Arial" w:hAnsi="Arial" w:cs="Arial"/>
                <w:b/>
                <w:bCs/>
                <w:color w:val="000000"/>
              </w:rPr>
              <w:t>Owner</w:t>
            </w:r>
          </w:p>
        </w:tc>
        <w:tc>
          <w:tcPr>
            <w:tcW w:w="10076" w:type="dxa"/>
            <w:tcBorders>
              <w:top w:val="nil"/>
              <w:left w:val="nil"/>
              <w:bottom w:val="single" w:sz="8" w:space="0" w:color="AEAEAE"/>
              <w:right w:val="single" w:sz="8" w:space="0" w:color="AEAEAE"/>
            </w:tcBorders>
            <w:shd w:val="clear" w:color="auto" w:fill="auto"/>
            <w:vAlign w:val="center"/>
            <w:hideMark/>
          </w:tcPr>
          <w:p w14:paraId="72448F51"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Full administrative access</w:t>
            </w:r>
          </w:p>
        </w:tc>
      </w:tr>
      <w:tr w:rsidR="00FB6462" w:rsidRPr="00FB6462" w14:paraId="2517E84C"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31DD92E5"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1C593376"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Manage all aspects of the repository</w:t>
            </w:r>
          </w:p>
        </w:tc>
      </w:tr>
      <w:tr w:rsidR="00FB6462" w:rsidRPr="00FB6462" w14:paraId="034D277C"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21376874"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65AEF07F"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Invite and manage collaborators</w:t>
            </w:r>
          </w:p>
        </w:tc>
      </w:tr>
      <w:tr w:rsidR="00FB6462" w:rsidRPr="00FB6462" w14:paraId="5855E6AE"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41F07060"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4013F2C9"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Delete or transfer the repository</w:t>
            </w:r>
          </w:p>
        </w:tc>
      </w:tr>
      <w:tr w:rsidR="00FB6462" w:rsidRPr="00FB6462" w14:paraId="1C9E843E"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727F7CFF"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1FEB3009"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Change repository settings and permissions</w:t>
            </w:r>
          </w:p>
        </w:tc>
      </w:tr>
      <w:tr w:rsidR="00FB6462" w:rsidRPr="00FB6462" w14:paraId="45F7379B"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0843F021"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315FDEE8"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Access and manage billing information</w:t>
            </w:r>
          </w:p>
        </w:tc>
      </w:tr>
      <w:tr w:rsidR="00FB6462" w:rsidRPr="00FB6462" w14:paraId="53FE7658"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381D2088"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5075D879"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Configure webhooks and integrations</w:t>
            </w:r>
          </w:p>
        </w:tc>
      </w:tr>
      <w:tr w:rsidR="00FB6462" w:rsidRPr="00FB6462" w14:paraId="35E3857B" w14:textId="77777777" w:rsidTr="00FB6462">
        <w:trPr>
          <w:trHeight w:val="289"/>
        </w:trPr>
        <w:tc>
          <w:tcPr>
            <w:tcW w:w="1946" w:type="dxa"/>
            <w:vMerge w:val="restart"/>
            <w:tcBorders>
              <w:top w:val="nil"/>
              <w:left w:val="single" w:sz="8" w:space="0" w:color="AEAEAE"/>
              <w:bottom w:val="single" w:sz="8" w:space="0" w:color="AEAEAE"/>
              <w:right w:val="single" w:sz="8" w:space="0" w:color="AEAEAE"/>
            </w:tcBorders>
            <w:shd w:val="clear" w:color="auto" w:fill="auto"/>
            <w:vAlign w:val="center"/>
            <w:hideMark/>
          </w:tcPr>
          <w:p w14:paraId="640EE662" w14:textId="77777777" w:rsidR="00FB6462" w:rsidRPr="00FB6462" w:rsidRDefault="00FB6462" w:rsidP="00FB6462">
            <w:pPr>
              <w:spacing w:after="0" w:line="240" w:lineRule="auto"/>
              <w:rPr>
                <w:rFonts w:ascii="Arial" w:eastAsia="Times New Roman" w:hAnsi="Arial" w:cs="Arial"/>
                <w:b/>
                <w:bCs/>
                <w:color w:val="000000"/>
              </w:rPr>
            </w:pPr>
            <w:r w:rsidRPr="00FB6462">
              <w:rPr>
                <w:rFonts w:ascii="Arial" w:eastAsia="Arial" w:hAnsi="Arial" w:cs="Arial"/>
                <w:b/>
                <w:bCs/>
                <w:color w:val="000000"/>
              </w:rPr>
              <w:t>Admin</w:t>
            </w:r>
          </w:p>
        </w:tc>
        <w:tc>
          <w:tcPr>
            <w:tcW w:w="10076" w:type="dxa"/>
            <w:tcBorders>
              <w:top w:val="nil"/>
              <w:left w:val="nil"/>
              <w:bottom w:val="single" w:sz="8" w:space="0" w:color="AEAEAE"/>
              <w:right w:val="single" w:sz="8" w:space="0" w:color="AEAEAE"/>
            </w:tcBorders>
            <w:shd w:val="clear" w:color="auto" w:fill="auto"/>
            <w:vAlign w:val="center"/>
            <w:hideMark/>
          </w:tcPr>
          <w:p w14:paraId="2AA92454"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Manage repository settings</w:t>
            </w:r>
          </w:p>
        </w:tc>
      </w:tr>
      <w:tr w:rsidR="00FB6462" w:rsidRPr="00FB6462" w14:paraId="2F7F9C6C"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748486CA"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1B33DBB0"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Invite and manage collaborators</w:t>
            </w:r>
          </w:p>
        </w:tc>
      </w:tr>
      <w:tr w:rsidR="00FB6462" w:rsidRPr="00FB6462" w14:paraId="48132773"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4DA09886"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25083CD9"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Configure webhooks and integrations</w:t>
            </w:r>
          </w:p>
        </w:tc>
      </w:tr>
      <w:tr w:rsidR="00FB6462" w:rsidRPr="00FB6462" w14:paraId="65D5F83D"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21DD3FB8"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3FE2409F"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Manage branches and pull requests</w:t>
            </w:r>
          </w:p>
        </w:tc>
      </w:tr>
      <w:tr w:rsidR="00FB6462" w:rsidRPr="00FB6462" w14:paraId="573DAC66"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5CA12C40"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2E2B8943"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Access repository insights</w:t>
            </w:r>
          </w:p>
        </w:tc>
      </w:tr>
      <w:tr w:rsidR="00FB6462" w:rsidRPr="00FB6462" w14:paraId="5D48F237" w14:textId="77777777" w:rsidTr="00FB6462">
        <w:trPr>
          <w:trHeight w:val="289"/>
        </w:trPr>
        <w:tc>
          <w:tcPr>
            <w:tcW w:w="1946" w:type="dxa"/>
            <w:vMerge w:val="restart"/>
            <w:tcBorders>
              <w:top w:val="nil"/>
              <w:left w:val="single" w:sz="8" w:space="0" w:color="AEAEAE"/>
              <w:bottom w:val="single" w:sz="8" w:space="0" w:color="AEAEAE"/>
              <w:right w:val="single" w:sz="8" w:space="0" w:color="AEAEAE"/>
            </w:tcBorders>
            <w:shd w:val="clear" w:color="auto" w:fill="auto"/>
            <w:vAlign w:val="center"/>
            <w:hideMark/>
          </w:tcPr>
          <w:p w14:paraId="740BB5D2" w14:textId="77777777" w:rsidR="00FB6462" w:rsidRPr="00FB6462" w:rsidRDefault="00FB6462" w:rsidP="00FB6462">
            <w:pPr>
              <w:spacing w:after="0" w:line="240" w:lineRule="auto"/>
              <w:rPr>
                <w:rFonts w:ascii="Arial" w:eastAsia="Times New Roman" w:hAnsi="Arial" w:cs="Arial"/>
                <w:b/>
                <w:bCs/>
                <w:color w:val="000000"/>
              </w:rPr>
            </w:pPr>
            <w:r w:rsidRPr="00FB6462">
              <w:rPr>
                <w:rFonts w:ascii="Arial" w:eastAsia="Arial" w:hAnsi="Arial" w:cs="Arial"/>
                <w:b/>
                <w:bCs/>
                <w:color w:val="000000"/>
              </w:rPr>
              <w:t>Maintain</w:t>
            </w:r>
          </w:p>
        </w:tc>
        <w:tc>
          <w:tcPr>
            <w:tcW w:w="10076" w:type="dxa"/>
            <w:tcBorders>
              <w:top w:val="nil"/>
              <w:left w:val="nil"/>
              <w:bottom w:val="single" w:sz="8" w:space="0" w:color="AEAEAE"/>
              <w:right w:val="single" w:sz="8" w:space="0" w:color="AEAEAE"/>
            </w:tcBorders>
            <w:shd w:val="clear" w:color="auto" w:fill="auto"/>
            <w:vAlign w:val="center"/>
            <w:hideMark/>
          </w:tcPr>
          <w:p w14:paraId="004B214B"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Manage repository settings</w:t>
            </w:r>
          </w:p>
        </w:tc>
      </w:tr>
      <w:tr w:rsidR="00FB6462" w:rsidRPr="00FB6462" w14:paraId="05D81B8D"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52811C1F"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3E20A7F4"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Manage branches (e.g., merge pull requests, release management)</w:t>
            </w:r>
          </w:p>
        </w:tc>
      </w:tr>
      <w:tr w:rsidR="00FB6462" w:rsidRPr="00FB6462" w14:paraId="47B41F6D"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4EA5B6E1"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4665BA97"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Invite contributors and manage their access</w:t>
            </w:r>
          </w:p>
        </w:tc>
      </w:tr>
      <w:tr w:rsidR="00FB6462" w:rsidRPr="00FB6462" w14:paraId="6DD8DDC4"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64267A01"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3323574C"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Manage repository projects</w:t>
            </w:r>
          </w:p>
        </w:tc>
      </w:tr>
      <w:tr w:rsidR="00FB6462" w:rsidRPr="00FB6462" w14:paraId="19796C1E" w14:textId="77777777" w:rsidTr="00FB6462">
        <w:trPr>
          <w:trHeight w:val="289"/>
        </w:trPr>
        <w:tc>
          <w:tcPr>
            <w:tcW w:w="1946" w:type="dxa"/>
            <w:vMerge w:val="restart"/>
            <w:tcBorders>
              <w:top w:val="nil"/>
              <w:left w:val="single" w:sz="8" w:space="0" w:color="AEAEAE"/>
              <w:bottom w:val="single" w:sz="8" w:space="0" w:color="AEAEAE"/>
              <w:right w:val="single" w:sz="8" w:space="0" w:color="AEAEAE"/>
            </w:tcBorders>
            <w:shd w:val="clear" w:color="auto" w:fill="auto"/>
            <w:vAlign w:val="center"/>
            <w:hideMark/>
          </w:tcPr>
          <w:p w14:paraId="33C09C45" w14:textId="77777777" w:rsidR="00FB6462" w:rsidRPr="00FB6462" w:rsidRDefault="00FB6462" w:rsidP="00FB6462">
            <w:pPr>
              <w:spacing w:after="0" w:line="240" w:lineRule="auto"/>
              <w:rPr>
                <w:rFonts w:ascii="Arial" w:eastAsia="Times New Roman" w:hAnsi="Arial" w:cs="Arial"/>
                <w:b/>
                <w:bCs/>
                <w:color w:val="000000"/>
              </w:rPr>
            </w:pPr>
            <w:r w:rsidRPr="00FB6462">
              <w:rPr>
                <w:rFonts w:ascii="Arial" w:eastAsia="Arial" w:hAnsi="Arial" w:cs="Arial"/>
                <w:b/>
                <w:bCs/>
                <w:color w:val="000000"/>
              </w:rPr>
              <w:t>Write</w:t>
            </w:r>
          </w:p>
        </w:tc>
        <w:tc>
          <w:tcPr>
            <w:tcW w:w="10076" w:type="dxa"/>
            <w:tcBorders>
              <w:top w:val="nil"/>
              <w:left w:val="nil"/>
              <w:bottom w:val="single" w:sz="8" w:space="0" w:color="AEAEAE"/>
              <w:right w:val="single" w:sz="8" w:space="0" w:color="AEAEAE"/>
            </w:tcBorders>
            <w:shd w:val="clear" w:color="auto" w:fill="auto"/>
            <w:vAlign w:val="center"/>
            <w:hideMark/>
          </w:tcPr>
          <w:p w14:paraId="7F37C47A"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Push to non-protected branches</w:t>
            </w:r>
          </w:p>
        </w:tc>
      </w:tr>
      <w:tr w:rsidR="00FB6462" w:rsidRPr="00FB6462" w14:paraId="56FEBDCF"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62356EAC"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36E3AA08"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Create and manage pull requests</w:t>
            </w:r>
          </w:p>
        </w:tc>
      </w:tr>
      <w:tr w:rsidR="00FB6462" w:rsidRPr="00FB6462" w14:paraId="0CBAAF82"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05C4A44A"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63DF688C"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Edit files and commit changes</w:t>
            </w:r>
          </w:p>
        </w:tc>
      </w:tr>
      <w:tr w:rsidR="00FB6462" w:rsidRPr="00FB6462" w14:paraId="2799C5FE" w14:textId="77777777" w:rsidTr="00FB6462">
        <w:trPr>
          <w:trHeight w:val="289"/>
        </w:trPr>
        <w:tc>
          <w:tcPr>
            <w:tcW w:w="1946" w:type="dxa"/>
            <w:vMerge w:val="restart"/>
            <w:tcBorders>
              <w:top w:val="nil"/>
              <w:left w:val="single" w:sz="8" w:space="0" w:color="AEAEAE"/>
              <w:bottom w:val="single" w:sz="8" w:space="0" w:color="AEAEAE"/>
              <w:right w:val="single" w:sz="8" w:space="0" w:color="AEAEAE"/>
            </w:tcBorders>
            <w:shd w:val="clear" w:color="auto" w:fill="auto"/>
            <w:vAlign w:val="center"/>
            <w:hideMark/>
          </w:tcPr>
          <w:p w14:paraId="70EBD03C" w14:textId="77777777" w:rsidR="00FB6462" w:rsidRPr="00FB6462" w:rsidRDefault="00FB6462" w:rsidP="00FB6462">
            <w:pPr>
              <w:spacing w:after="0" w:line="240" w:lineRule="auto"/>
              <w:rPr>
                <w:rFonts w:ascii="Arial" w:eastAsia="Times New Roman" w:hAnsi="Arial" w:cs="Arial"/>
                <w:b/>
                <w:bCs/>
                <w:color w:val="000000"/>
              </w:rPr>
            </w:pPr>
            <w:r w:rsidRPr="00FB6462">
              <w:rPr>
                <w:rFonts w:ascii="Arial" w:eastAsia="Arial" w:hAnsi="Arial" w:cs="Arial"/>
                <w:b/>
                <w:bCs/>
                <w:color w:val="000000"/>
              </w:rPr>
              <w:t>Read</w:t>
            </w:r>
          </w:p>
        </w:tc>
        <w:tc>
          <w:tcPr>
            <w:tcW w:w="10076" w:type="dxa"/>
            <w:tcBorders>
              <w:top w:val="nil"/>
              <w:left w:val="nil"/>
              <w:bottom w:val="single" w:sz="8" w:space="0" w:color="AEAEAE"/>
              <w:right w:val="single" w:sz="8" w:space="0" w:color="AEAEAE"/>
            </w:tcBorders>
            <w:shd w:val="clear" w:color="auto" w:fill="auto"/>
            <w:vAlign w:val="center"/>
            <w:hideMark/>
          </w:tcPr>
          <w:p w14:paraId="21A08EFA"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View the repository and its contents</w:t>
            </w:r>
          </w:p>
        </w:tc>
      </w:tr>
      <w:tr w:rsidR="00FB6462" w:rsidRPr="00FB6462" w14:paraId="43B52C7F"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514D6B74"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2220143D"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Comment on issues and pull requests</w:t>
            </w:r>
          </w:p>
        </w:tc>
      </w:tr>
      <w:tr w:rsidR="00FB6462" w:rsidRPr="00FB6462" w14:paraId="77B99B67"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1878D0CB"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6DEEA840"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Pull repository code</w:t>
            </w:r>
          </w:p>
        </w:tc>
      </w:tr>
      <w:tr w:rsidR="00FB6462" w:rsidRPr="00FB6462" w14:paraId="4A2C57AD"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268BBDDF"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59FFECCD"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Fork the repository</w:t>
            </w:r>
          </w:p>
        </w:tc>
      </w:tr>
      <w:tr w:rsidR="00FB6462" w:rsidRPr="00FB6462" w14:paraId="4E6C6C82" w14:textId="77777777" w:rsidTr="00FB6462">
        <w:trPr>
          <w:trHeight w:val="289"/>
        </w:trPr>
        <w:tc>
          <w:tcPr>
            <w:tcW w:w="1946" w:type="dxa"/>
            <w:vMerge w:val="restart"/>
            <w:tcBorders>
              <w:top w:val="nil"/>
              <w:left w:val="single" w:sz="8" w:space="0" w:color="AEAEAE"/>
              <w:bottom w:val="single" w:sz="8" w:space="0" w:color="AEAEAE"/>
              <w:right w:val="single" w:sz="8" w:space="0" w:color="AEAEAE"/>
            </w:tcBorders>
            <w:shd w:val="clear" w:color="auto" w:fill="auto"/>
            <w:vAlign w:val="center"/>
            <w:hideMark/>
          </w:tcPr>
          <w:p w14:paraId="222C7492" w14:textId="77777777" w:rsidR="00FB6462" w:rsidRPr="00FB6462" w:rsidRDefault="00FB6462" w:rsidP="00FB6462">
            <w:pPr>
              <w:spacing w:after="0" w:line="240" w:lineRule="auto"/>
              <w:rPr>
                <w:rFonts w:ascii="Arial" w:eastAsia="Times New Roman" w:hAnsi="Arial" w:cs="Arial"/>
                <w:b/>
                <w:bCs/>
                <w:color w:val="000000"/>
              </w:rPr>
            </w:pPr>
            <w:r w:rsidRPr="00FB6462">
              <w:rPr>
                <w:rFonts w:ascii="Arial" w:eastAsia="Arial" w:hAnsi="Arial" w:cs="Arial"/>
                <w:b/>
                <w:bCs/>
                <w:color w:val="000000"/>
              </w:rPr>
              <w:t>Triage</w:t>
            </w:r>
          </w:p>
        </w:tc>
        <w:tc>
          <w:tcPr>
            <w:tcW w:w="10076" w:type="dxa"/>
            <w:tcBorders>
              <w:top w:val="nil"/>
              <w:left w:val="nil"/>
              <w:bottom w:val="single" w:sz="8" w:space="0" w:color="AEAEAE"/>
              <w:right w:val="single" w:sz="8" w:space="0" w:color="AEAEAE"/>
            </w:tcBorders>
            <w:shd w:val="clear" w:color="auto" w:fill="auto"/>
            <w:vAlign w:val="center"/>
            <w:hideMark/>
          </w:tcPr>
          <w:p w14:paraId="1E80CE06"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Manage issues and pull requests</w:t>
            </w:r>
          </w:p>
        </w:tc>
      </w:tr>
      <w:tr w:rsidR="00FB6462" w:rsidRPr="00FB6462" w14:paraId="7279815D"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308B9723"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7631E05F"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Label, assign, and close issues</w:t>
            </w:r>
          </w:p>
        </w:tc>
      </w:tr>
      <w:tr w:rsidR="00FB6462" w:rsidRPr="00FB6462" w14:paraId="7C929CD0"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3A64B982"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452D7948"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Comment on issues and pull requests</w:t>
            </w:r>
          </w:p>
        </w:tc>
      </w:tr>
      <w:tr w:rsidR="00FB6462" w:rsidRPr="00FB6462" w14:paraId="02F54ACC" w14:textId="77777777" w:rsidTr="00FB6462">
        <w:trPr>
          <w:trHeight w:val="289"/>
        </w:trPr>
        <w:tc>
          <w:tcPr>
            <w:tcW w:w="1946" w:type="dxa"/>
            <w:vMerge/>
            <w:tcBorders>
              <w:top w:val="nil"/>
              <w:left w:val="single" w:sz="8" w:space="0" w:color="AEAEAE"/>
              <w:bottom w:val="single" w:sz="8" w:space="0" w:color="AEAEAE"/>
              <w:right w:val="single" w:sz="8" w:space="0" w:color="AEAEAE"/>
            </w:tcBorders>
            <w:vAlign w:val="center"/>
            <w:hideMark/>
          </w:tcPr>
          <w:p w14:paraId="1F96D9B7" w14:textId="77777777" w:rsidR="00FB6462" w:rsidRPr="00FB6462" w:rsidRDefault="00FB6462" w:rsidP="00FB6462">
            <w:pPr>
              <w:spacing w:after="0" w:line="240" w:lineRule="auto"/>
              <w:rPr>
                <w:rFonts w:ascii="Arial" w:eastAsia="Times New Roman" w:hAnsi="Arial" w:cs="Arial"/>
                <w:b/>
                <w:bCs/>
                <w:color w:val="000000"/>
              </w:rPr>
            </w:pPr>
          </w:p>
        </w:tc>
        <w:tc>
          <w:tcPr>
            <w:tcW w:w="10076" w:type="dxa"/>
            <w:tcBorders>
              <w:top w:val="nil"/>
              <w:left w:val="nil"/>
              <w:bottom w:val="single" w:sz="8" w:space="0" w:color="AEAEAE"/>
              <w:right w:val="single" w:sz="8" w:space="0" w:color="AEAEAE"/>
            </w:tcBorders>
            <w:shd w:val="clear" w:color="auto" w:fill="auto"/>
            <w:vAlign w:val="center"/>
            <w:hideMark/>
          </w:tcPr>
          <w:p w14:paraId="792B0896"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Review and suggest edits to pull requests</w:t>
            </w:r>
          </w:p>
        </w:tc>
      </w:tr>
      <w:tr w:rsidR="00FB6462" w:rsidRPr="00FB6462" w14:paraId="2EB15F66" w14:textId="77777777" w:rsidTr="00FB6462">
        <w:trPr>
          <w:trHeight w:val="289"/>
        </w:trPr>
        <w:tc>
          <w:tcPr>
            <w:tcW w:w="1946" w:type="dxa"/>
            <w:tcBorders>
              <w:top w:val="nil"/>
              <w:left w:val="single" w:sz="8" w:space="0" w:color="AEAEAE"/>
              <w:bottom w:val="single" w:sz="8" w:space="0" w:color="AEAEAE"/>
              <w:right w:val="single" w:sz="8" w:space="0" w:color="AEAEAE"/>
            </w:tcBorders>
            <w:shd w:val="clear" w:color="auto" w:fill="auto"/>
            <w:vAlign w:val="center"/>
            <w:hideMark/>
          </w:tcPr>
          <w:p w14:paraId="17432198" w14:textId="77777777" w:rsidR="00FB6462" w:rsidRPr="00FB6462" w:rsidRDefault="00FB6462" w:rsidP="00FB6462">
            <w:pPr>
              <w:spacing w:after="0" w:line="240" w:lineRule="auto"/>
              <w:rPr>
                <w:rFonts w:ascii="Arial" w:eastAsia="Times New Roman" w:hAnsi="Arial" w:cs="Arial"/>
                <w:b/>
                <w:bCs/>
                <w:color w:val="000000"/>
              </w:rPr>
            </w:pPr>
            <w:proofErr w:type="spellStart"/>
            <w:r w:rsidRPr="00FB6462">
              <w:rPr>
                <w:rFonts w:ascii="Arial" w:eastAsia="Arial" w:hAnsi="Arial" w:cs="Arial"/>
                <w:b/>
                <w:bCs/>
                <w:color w:val="000000"/>
              </w:rPr>
              <w:t>NoAccess</w:t>
            </w:r>
            <w:proofErr w:type="spellEnd"/>
          </w:p>
        </w:tc>
        <w:tc>
          <w:tcPr>
            <w:tcW w:w="10076" w:type="dxa"/>
            <w:tcBorders>
              <w:top w:val="nil"/>
              <w:left w:val="nil"/>
              <w:bottom w:val="single" w:sz="8" w:space="0" w:color="AEAEAE"/>
              <w:right w:val="single" w:sz="8" w:space="0" w:color="AEAEAE"/>
            </w:tcBorders>
            <w:shd w:val="clear" w:color="auto" w:fill="auto"/>
            <w:vAlign w:val="center"/>
            <w:hideMark/>
          </w:tcPr>
          <w:p w14:paraId="056C8184" w14:textId="77777777" w:rsidR="00FB6462" w:rsidRPr="00FB6462" w:rsidRDefault="00FB6462" w:rsidP="00FB6462">
            <w:pPr>
              <w:spacing w:after="0" w:line="240" w:lineRule="auto"/>
              <w:rPr>
                <w:rFonts w:ascii="Arial" w:eastAsia="Times New Roman" w:hAnsi="Arial" w:cs="Arial"/>
                <w:color w:val="000000"/>
              </w:rPr>
            </w:pPr>
            <w:r w:rsidRPr="00FB6462">
              <w:rPr>
                <w:rFonts w:ascii="Arial" w:eastAsia="Arial" w:hAnsi="Arial" w:cs="Arial"/>
                <w:color w:val="000000"/>
              </w:rPr>
              <w:t>No permissions to view, modify, or interact with the repository</w:t>
            </w:r>
          </w:p>
        </w:tc>
      </w:tr>
    </w:tbl>
    <w:p w14:paraId="10364F46" w14:textId="77777777" w:rsidR="001823F9" w:rsidRDefault="001823F9" w:rsidP="001823F9">
      <w:pPr>
        <w:spacing w:after="0" w:line="276" w:lineRule="auto"/>
        <w:ind w:left="720"/>
        <w:rPr>
          <w:rFonts w:ascii="Arial" w:eastAsia="Arial" w:hAnsi="Arial" w:cs="Arial"/>
        </w:rPr>
      </w:pPr>
    </w:p>
    <w:p w14:paraId="6C4901EB" w14:textId="4660BE1F" w:rsidR="00EA0749" w:rsidRDefault="00EA0749">
      <w:pPr>
        <w:spacing w:after="0" w:line="276" w:lineRule="auto"/>
        <w:ind w:left="720"/>
        <w:rPr>
          <w:rFonts w:ascii="Arial" w:eastAsia="Arial" w:hAnsi="Arial" w:cs="Arial"/>
        </w:rPr>
      </w:pPr>
    </w:p>
    <w:p w14:paraId="47DB78DA" w14:textId="77777777" w:rsidR="00EA0749" w:rsidRDefault="00EA0749">
      <w:pPr>
        <w:spacing w:after="0" w:line="276" w:lineRule="auto"/>
        <w:ind w:left="720"/>
        <w:rPr>
          <w:rFonts w:ascii="Arial" w:eastAsia="Arial" w:hAnsi="Arial" w:cs="Arial"/>
        </w:rPr>
      </w:pPr>
    </w:p>
    <w:p w14:paraId="3614C963" w14:textId="77777777" w:rsidR="00EA0749" w:rsidRDefault="00000000">
      <w:pPr>
        <w:spacing w:after="0" w:line="276" w:lineRule="auto"/>
        <w:ind w:left="720"/>
        <w:rPr>
          <w:rFonts w:ascii="Arial" w:eastAsia="Arial" w:hAnsi="Arial" w:cs="Arial"/>
        </w:rPr>
      </w:pPr>
      <w:r>
        <w:rPr>
          <w:rFonts w:ascii="Arial" w:eastAsia="Arial" w:hAnsi="Arial" w:cs="Arial"/>
          <w:b/>
        </w:rPr>
        <w:t xml:space="preserve">Documentation: </w:t>
      </w:r>
      <w:r>
        <w:rPr>
          <w:rFonts w:ascii="Arial" w:eastAsia="Arial" w:hAnsi="Arial" w:cs="Arial"/>
        </w:rPr>
        <w:t>Keep records of access changes and reasons for purges for transparency.</w:t>
      </w:r>
    </w:p>
    <w:p w14:paraId="567E9914" w14:textId="77777777" w:rsidR="00EA0749" w:rsidRDefault="00000000">
      <w:pPr>
        <w:spacing w:after="0" w:line="276" w:lineRule="auto"/>
        <w:ind w:left="720"/>
        <w:rPr>
          <w:rFonts w:ascii="Arial" w:eastAsia="Arial" w:hAnsi="Arial" w:cs="Arial"/>
        </w:rPr>
      </w:pPr>
      <w:r>
        <w:rPr>
          <w:rFonts w:ascii="Arial" w:eastAsia="Arial" w:hAnsi="Arial" w:cs="Arial"/>
          <w:b/>
        </w:rPr>
        <w:t>Notifications:</w:t>
      </w:r>
      <w:r>
        <w:rPr>
          <w:rFonts w:ascii="Arial" w:eastAsia="Arial" w:hAnsi="Arial" w:cs="Arial"/>
        </w:rPr>
        <w:t xml:space="preserve"> Inform users of their access rights and any changes made during the review process.</w:t>
      </w:r>
    </w:p>
    <w:p w14:paraId="51C3845C" w14:textId="77777777" w:rsidR="00EA0749" w:rsidRDefault="00EA0749">
      <w:pPr>
        <w:spacing w:after="0" w:line="276" w:lineRule="auto"/>
        <w:ind w:left="720"/>
        <w:rPr>
          <w:rFonts w:ascii="Arial" w:eastAsia="Arial" w:hAnsi="Arial" w:cs="Arial"/>
        </w:rPr>
      </w:pPr>
    </w:p>
    <w:p w14:paraId="54B98D12" w14:textId="77777777" w:rsidR="00EA0749" w:rsidRDefault="00000000">
      <w:pPr>
        <w:pStyle w:val="Heading3"/>
        <w:spacing w:after="0" w:line="276" w:lineRule="auto"/>
      </w:pPr>
      <w:bookmarkStart w:id="7" w:name="_l3gop39i5bfg" w:colFirst="0" w:colLast="0"/>
      <w:bookmarkEnd w:id="7"/>
      <w:r>
        <w:lastRenderedPageBreak/>
        <w:t>4.2 Repository Management</w:t>
      </w:r>
    </w:p>
    <w:p w14:paraId="6D65C899" w14:textId="77777777" w:rsidR="00EA0749" w:rsidRDefault="00EA0749">
      <w:pPr>
        <w:spacing w:after="0" w:line="276" w:lineRule="auto"/>
        <w:rPr>
          <w:rFonts w:ascii="Arial" w:eastAsia="Arial" w:hAnsi="Arial" w:cs="Arial"/>
        </w:rPr>
      </w:pPr>
    </w:p>
    <w:p w14:paraId="74CD8659" w14:textId="77777777" w:rsidR="00EA0749" w:rsidRDefault="00000000">
      <w:pPr>
        <w:numPr>
          <w:ilvl w:val="0"/>
          <w:numId w:val="14"/>
        </w:numPr>
        <w:spacing w:after="0" w:line="276" w:lineRule="auto"/>
        <w:rPr>
          <w:rFonts w:ascii="Arial" w:eastAsia="Arial" w:hAnsi="Arial" w:cs="Arial"/>
        </w:rPr>
      </w:pPr>
      <w:r>
        <w:rPr>
          <w:rFonts w:ascii="Arial" w:eastAsia="Arial" w:hAnsi="Arial" w:cs="Arial"/>
          <w:b/>
        </w:rPr>
        <w:t>Centralized Creation:</w:t>
      </w:r>
      <w:r>
        <w:rPr>
          <w:rFonts w:ascii="Arial" w:eastAsia="Arial" w:hAnsi="Arial" w:cs="Arial"/>
        </w:rPr>
        <w:t xml:space="preserve"> All repositories must be created under the company’s GitHub organization account (e.g., `github.com/</w:t>
      </w:r>
      <w:proofErr w:type="spellStart"/>
      <w:r>
        <w:rPr>
          <w:rFonts w:ascii="Arial" w:eastAsia="Arial" w:hAnsi="Arial" w:cs="Arial"/>
        </w:rPr>
        <w:t>YourCompany</w:t>
      </w:r>
      <w:proofErr w:type="spellEnd"/>
      <w:r>
        <w:rPr>
          <w:rFonts w:ascii="Arial" w:eastAsia="Arial" w:hAnsi="Arial" w:cs="Arial"/>
        </w:rPr>
        <w:t>`).</w:t>
      </w:r>
    </w:p>
    <w:p w14:paraId="0BA7EC69" w14:textId="77777777" w:rsidR="00EA0749" w:rsidRDefault="00000000">
      <w:pPr>
        <w:numPr>
          <w:ilvl w:val="0"/>
          <w:numId w:val="14"/>
        </w:numPr>
        <w:spacing w:after="0" w:line="276" w:lineRule="auto"/>
        <w:rPr>
          <w:rFonts w:ascii="Arial" w:eastAsia="Arial" w:hAnsi="Arial" w:cs="Arial"/>
        </w:rPr>
      </w:pPr>
      <w:r>
        <w:rPr>
          <w:rFonts w:ascii="Arial" w:eastAsia="Arial" w:hAnsi="Arial" w:cs="Arial"/>
          <w:b/>
        </w:rPr>
        <w:t>Naming Conventions</w:t>
      </w:r>
      <w:r>
        <w:rPr>
          <w:rFonts w:ascii="Arial" w:eastAsia="Arial" w:hAnsi="Arial" w:cs="Arial"/>
        </w:rPr>
        <w:t>: Follow a standardized naming convention (e.g., `project-feature`) to maintain organization.</w:t>
      </w:r>
    </w:p>
    <w:p w14:paraId="44253729" w14:textId="77777777" w:rsidR="00EA0749" w:rsidRDefault="00000000">
      <w:pPr>
        <w:numPr>
          <w:ilvl w:val="0"/>
          <w:numId w:val="14"/>
        </w:numPr>
        <w:spacing w:after="0" w:line="276" w:lineRule="auto"/>
        <w:rPr>
          <w:rFonts w:ascii="Arial" w:eastAsia="Arial" w:hAnsi="Arial" w:cs="Arial"/>
        </w:rPr>
      </w:pPr>
      <w:r>
        <w:rPr>
          <w:rFonts w:ascii="Arial" w:eastAsia="Arial" w:hAnsi="Arial" w:cs="Arial"/>
          <w:b/>
        </w:rPr>
        <w:t>Visibility Managemen</w:t>
      </w:r>
      <w:r>
        <w:rPr>
          <w:rFonts w:ascii="Arial" w:eastAsia="Arial" w:hAnsi="Arial" w:cs="Arial"/>
        </w:rPr>
        <w:t>t: Manage repository visibility carefully, keeping sensitive repositories private until they are ready for broader access.</w:t>
      </w:r>
    </w:p>
    <w:p w14:paraId="62C1F084" w14:textId="77777777" w:rsidR="00EA0749" w:rsidRDefault="00EA0749">
      <w:pPr>
        <w:spacing w:after="0" w:line="276" w:lineRule="auto"/>
        <w:rPr>
          <w:rFonts w:ascii="Arial" w:eastAsia="Arial" w:hAnsi="Arial" w:cs="Arial"/>
        </w:rPr>
      </w:pPr>
    </w:p>
    <w:p w14:paraId="4534E2E0" w14:textId="77777777" w:rsidR="00EA0749" w:rsidRDefault="00000000">
      <w:pPr>
        <w:spacing w:after="0" w:line="276" w:lineRule="auto"/>
        <w:ind w:left="720"/>
        <w:rPr>
          <w:rFonts w:ascii="Arial" w:eastAsia="Arial" w:hAnsi="Arial" w:cs="Arial"/>
        </w:rPr>
      </w:pPr>
      <w:r>
        <w:rPr>
          <w:rFonts w:ascii="Arial" w:eastAsia="Arial" w:hAnsi="Arial" w:cs="Arial"/>
        </w:rPr>
        <w:t xml:space="preserve"> Example Scenario:</w:t>
      </w:r>
    </w:p>
    <w:p w14:paraId="18F08CEF" w14:textId="77777777" w:rsidR="00EA0749" w:rsidRDefault="00000000">
      <w:pPr>
        <w:spacing w:after="0" w:line="276" w:lineRule="auto"/>
        <w:ind w:left="720"/>
        <w:rPr>
          <w:rFonts w:ascii="Arial" w:eastAsia="Arial" w:hAnsi="Arial" w:cs="Arial"/>
        </w:rPr>
      </w:pPr>
      <w:r>
        <w:rPr>
          <w:rFonts w:ascii="Arial" w:eastAsia="Arial" w:hAnsi="Arial" w:cs="Arial"/>
        </w:rPr>
        <w:t xml:space="preserve"> When launching a new project on user analytics, the project lead will create the repository named `user-analytics-dashboard` under the organization’s account and keep it private.</w:t>
      </w:r>
    </w:p>
    <w:p w14:paraId="5F5B7355" w14:textId="77777777" w:rsidR="00EA0749" w:rsidRDefault="00000000">
      <w:pPr>
        <w:pStyle w:val="Heading3"/>
        <w:spacing w:after="0" w:line="276" w:lineRule="auto"/>
        <w:rPr>
          <w:rFonts w:ascii="Arial" w:eastAsia="Arial" w:hAnsi="Arial" w:cs="Arial"/>
        </w:rPr>
      </w:pPr>
      <w:bookmarkStart w:id="8" w:name="_9s882r2kbmh7" w:colFirst="0" w:colLast="0"/>
      <w:bookmarkEnd w:id="8"/>
      <w:r>
        <w:t>4.3 Branch Protection Rules</w:t>
      </w:r>
      <w:r>
        <w:br/>
      </w:r>
    </w:p>
    <w:p w14:paraId="514C623A" w14:textId="241546AB" w:rsidR="002F563C" w:rsidRPr="002F563C" w:rsidRDefault="00000000" w:rsidP="002F563C">
      <w:pPr>
        <w:numPr>
          <w:ilvl w:val="0"/>
          <w:numId w:val="12"/>
        </w:numPr>
        <w:spacing w:after="0" w:line="276" w:lineRule="auto"/>
        <w:rPr>
          <w:rFonts w:ascii="Arial" w:eastAsia="Arial" w:hAnsi="Arial" w:cs="Arial"/>
        </w:rPr>
      </w:pPr>
      <w:r>
        <w:rPr>
          <w:rFonts w:ascii="Arial" w:eastAsia="Arial" w:hAnsi="Arial" w:cs="Arial"/>
        </w:rPr>
        <w:t xml:space="preserve">Enable Branch Protection: Main branches (like `main` or `release`) must have protection enabled, preventing unauthorized changes. </w:t>
      </w:r>
    </w:p>
    <w:p w14:paraId="7A6129DA" w14:textId="77777777" w:rsidR="002F563C" w:rsidRPr="00AF4F2E" w:rsidRDefault="002F563C" w:rsidP="000B5C7B">
      <w:pPr>
        <w:numPr>
          <w:ilvl w:val="0"/>
          <w:numId w:val="17"/>
        </w:numPr>
        <w:spacing w:after="0" w:line="276" w:lineRule="auto"/>
        <w:rPr>
          <w:rFonts w:ascii="Arial" w:eastAsia="Arial" w:hAnsi="Arial" w:cs="Arial"/>
        </w:rPr>
      </w:pPr>
      <w:r w:rsidRPr="00AF4F2E">
        <w:rPr>
          <w:rFonts w:ascii="Arial" w:eastAsia="Arial" w:hAnsi="Arial" w:cs="Arial"/>
        </w:rPr>
        <w:t>Require pull request reviews before merging.</w:t>
      </w:r>
    </w:p>
    <w:p w14:paraId="7C8F87C7" w14:textId="77777777" w:rsidR="002F563C" w:rsidRPr="00AF4F2E" w:rsidRDefault="002F563C" w:rsidP="000B5C7B">
      <w:pPr>
        <w:numPr>
          <w:ilvl w:val="0"/>
          <w:numId w:val="17"/>
        </w:numPr>
        <w:spacing w:after="0" w:line="276" w:lineRule="auto"/>
        <w:rPr>
          <w:rFonts w:ascii="Arial" w:eastAsia="Arial" w:hAnsi="Arial" w:cs="Arial"/>
        </w:rPr>
      </w:pPr>
      <w:r w:rsidRPr="00AF4F2E">
        <w:rPr>
          <w:rFonts w:ascii="Arial" w:eastAsia="Arial" w:hAnsi="Arial" w:cs="Arial"/>
        </w:rPr>
        <w:t>Require status checks (e.g., CI builds) to pass before merging.</w:t>
      </w:r>
    </w:p>
    <w:p w14:paraId="2958D99A" w14:textId="77777777" w:rsidR="002F563C" w:rsidRPr="00AF4F2E" w:rsidRDefault="002F563C" w:rsidP="000B5C7B">
      <w:pPr>
        <w:numPr>
          <w:ilvl w:val="0"/>
          <w:numId w:val="17"/>
        </w:numPr>
        <w:spacing w:after="0" w:line="276" w:lineRule="auto"/>
        <w:rPr>
          <w:rFonts w:ascii="Arial" w:eastAsia="Arial" w:hAnsi="Arial" w:cs="Arial"/>
        </w:rPr>
      </w:pPr>
      <w:r w:rsidRPr="00AF4F2E">
        <w:rPr>
          <w:rFonts w:ascii="Arial" w:eastAsia="Arial" w:hAnsi="Arial" w:cs="Arial"/>
        </w:rPr>
        <w:t>Enforce linear history if using rebase policy.</w:t>
      </w:r>
    </w:p>
    <w:p w14:paraId="6EFC128F" w14:textId="2374EBD4" w:rsidR="00EA0749" w:rsidRPr="00AF4F2E" w:rsidRDefault="002F563C" w:rsidP="000B5C7B">
      <w:pPr>
        <w:numPr>
          <w:ilvl w:val="0"/>
          <w:numId w:val="17"/>
        </w:numPr>
        <w:spacing w:after="0" w:line="276" w:lineRule="auto"/>
        <w:rPr>
          <w:rFonts w:ascii="Arial" w:eastAsia="Arial" w:hAnsi="Arial" w:cs="Arial"/>
        </w:rPr>
      </w:pPr>
      <w:r w:rsidRPr="00AF4F2E">
        <w:rPr>
          <w:rFonts w:ascii="Arial" w:eastAsia="Arial" w:hAnsi="Arial" w:cs="Arial"/>
        </w:rPr>
        <w:t>Prevent force pushes and direct pushes to protected branches.</w:t>
      </w:r>
    </w:p>
    <w:p w14:paraId="77C58C8D" w14:textId="77777777" w:rsidR="00594465" w:rsidRDefault="00594465">
      <w:pPr>
        <w:spacing w:after="0" w:line="276" w:lineRule="auto"/>
        <w:rPr>
          <w:rFonts w:ascii="Arial" w:eastAsia="Arial" w:hAnsi="Arial" w:cs="Arial"/>
        </w:rPr>
      </w:pPr>
    </w:p>
    <w:p w14:paraId="5760D89B" w14:textId="1E1DC970" w:rsidR="00EA0749" w:rsidRDefault="00000000">
      <w:pPr>
        <w:spacing w:after="0" w:line="276" w:lineRule="auto"/>
        <w:rPr>
          <w:rFonts w:ascii="Arial" w:eastAsia="Arial" w:hAnsi="Arial" w:cs="Arial"/>
        </w:rPr>
      </w:pPr>
      <w:r>
        <w:rPr>
          <w:rFonts w:ascii="Arial" w:eastAsia="Arial" w:hAnsi="Arial" w:cs="Arial"/>
        </w:rPr>
        <w:t>Example Configuration:</w:t>
      </w:r>
    </w:p>
    <w:p w14:paraId="39629870" w14:textId="77777777" w:rsidR="00EA0749" w:rsidRDefault="00EA0749">
      <w:pPr>
        <w:spacing w:after="0" w:line="276" w:lineRule="auto"/>
        <w:rPr>
          <w:rFonts w:ascii="Arial" w:eastAsia="Arial" w:hAnsi="Arial" w:cs="Arial"/>
        </w:rPr>
      </w:pPr>
    </w:p>
    <w:p w14:paraId="167ECA45" w14:textId="77777777" w:rsidR="00EA0749" w:rsidRDefault="00000000">
      <w:pPr>
        <w:spacing w:after="0" w:line="276" w:lineRule="auto"/>
        <w:rPr>
          <w:rFonts w:ascii="Arial" w:eastAsia="Arial" w:hAnsi="Arial" w:cs="Arial"/>
        </w:rPr>
      </w:pPr>
      <w:r>
        <w:rPr>
          <w:rFonts w:ascii="Arial" w:eastAsia="Arial" w:hAnsi="Arial" w:cs="Arial"/>
        </w:rPr>
        <w:t>A protection rule could enforce:</w:t>
      </w:r>
    </w:p>
    <w:p w14:paraId="19227AC8" w14:textId="77777777" w:rsidR="00EA0749" w:rsidRDefault="00EA0749">
      <w:pPr>
        <w:spacing w:after="0" w:line="276" w:lineRule="auto"/>
        <w:rPr>
          <w:rFonts w:ascii="Arial" w:eastAsia="Arial" w:hAnsi="Arial" w:cs="Arial"/>
        </w:rPr>
      </w:pPr>
    </w:p>
    <w:p w14:paraId="5ACD0998" w14:textId="1101DF9A" w:rsidR="00EA0749" w:rsidRDefault="00000000">
      <w:pPr>
        <w:spacing w:after="0" w:line="276" w:lineRule="auto"/>
        <w:rPr>
          <w:rFonts w:ascii="Arial" w:eastAsia="Arial" w:hAnsi="Arial" w:cs="Arial"/>
        </w:rPr>
      </w:pPr>
      <w:r>
        <w:rPr>
          <w:rFonts w:ascii="Arial" w:eastAsia="Arial" w:hAnsi="Arial" w:cs="Arial"/>
        </w:rPr>
        <w:t xml:space="preserve">1. PRs for merging into the `main` and `release` </w:t>
      </w:r>
      <w:r w:rsidR="002F563C">
        <w:rPr>
          <w:rFonts w:ascii="Arial" w:eastAsia="Arial" w:hAnsi="Arial" w:cs="Arial"/>
        </w:rPr>
        <w:t>branch.</w:t>
      </w:r>
    </w:p>
    <w:p w14:paraId="06F5FC3E" w14:textId="77777777" w:rsidR="00EA0749" w:rsidRDefault="00000000">
      <w:pPr>
        <w:spacing w:after="0" w:line="276" w:lineRule="auto"/>
        <w:rPr>
          <w:rFonts w:ascii="Arial" w:eastAsia="Arial" w:hAnsi="Arial" w:cs="Arial"/>
        </w:rPr>
      </w:pPr>
      <w:r>
        <w:rPr>
          <w:rFonts w:ascii="Arial" w:eastAsia="Arial" w:hAnsi="Arial" w:cs="Arial"/>
        </w:rPr>
        <w:t>2. At least one approval needed before merging.</w:t>
      </w:r>
    </w:p>
    <w:p w14:paraId="25DA78D8" w14:textId="77777777" w:rsidR="00EA0749" w:rsidRDefault="00000000">
      <w:pPr>
        <w:spacing w:after="0" w:line="276" w:lineRule="auto"/>
        <w:rPr>
          <w:rFonts w:ascii="Arial" w:eastAsia="Arial" w:hAnsi="Arial" w:cs="Arial"/>
        </w:rPr>
      </w:pPr>
      <w:r>
        <w:rPr>
          <w:rFonts w:ascii="Arial" w:eastAsia="Arial" w:hAnsi="Arial" w:cs="Arial"/>
        </w:rPr>
        <w:t>3. Successful status checks before completion.</w:t>
      </w:r>
    </w:p>
    <w:p w14:paraId="495AB14A" w14:textId="77777777" w:rsidR="00EA0749" w:rsidRDefault="00000000">
      <w:pPr>
        <w:pStyle w:val="Heading3"/>
        <w:spacing w:after="0" w:line="276" w:lineRule="auto"/>
      </w:pPr>
      <w:bookmarkStart w:id="9" w:name="_45kt133iusu6" w:colFirst="0" w:colLast="0"/>
      <w:bookmarkEnd w:id="9"/>
      <w:r>
        <w:t>4.4 Security Practices</w:t>
      </w:r>
    </w:p>
    <w:p w14:paraId="37502DEA" w14:textId="77777777" w:rsidR="00EA0749" w:rsidRDefault="00EA0749">
      <w:pPr>
        <w:spacing w:after="0" w:line="276" w:lineRule="auto"/>
        <w:rPr>
          <w:rFonts w:ascii="Arial" w:eastAsia="Arial" w:hAnsi="Arial" w:cs="Arial"/>
        </w:rPr>
      </w:pPr>
    </w:p>
    <w:p w14:paraId="19FE2F2B" w14:textId="77777777" w:rsidR="00EA0749" w:rsidRDefault="00000000">
      <w:pPr>
        <w:numPr>
          <w:ilvl w:val="0"/>
          <w:numId w:val="9"/>
        </w:numPr>
        <w:spacing w:after="0" w:line="276" w:lineRule="auto"/>
        <w:rPr>
          <w:rFonts w:ascii="Arial" w:eastAsia="Arial" w:hAnsi="Arial" w:cs="Arial"/>
        </w:rPr>
      </w:pPr>
      <w:r>
        <w:rPr>
          <w:rFonts w:ascii="Arial" w:eastAsia="Arial" w:hAnsi="Arial" w:cs="Arial"/>
          <w:b/>
        </w:rPr>
        <w:t>Implement 2FA:</w:t>
      </w:r>
      <w:r>
        <w:rPr>
          <w:rFonts w:ascii="Arial" w:eastAsia="Arial" w:hAnsi="Arial" w:cs="Arial"/>
        </w:rPr>
        <w:t xml:space="preserve"> Require two-factor authentication for all users with administrative access.</w:t>
      </w:r>
    </w:p>
    <w:p w14:paraId="47645133" w14:textId="59A1B823" w:rsidR="00EA0749" w:rsidRDefault="00000000">
      <w:pPr>
        <w:numPr>
          <w:ilvl w:val="0"/>
          <w:numId w:val="9"/>
        </w:numPr>
        <w:spacing w:after="0" w:line="276" w:lineRule="auto"/>
        <w:rPr>
          <w:rFonts w:ascii="Arial" w:eastAsia="Arial" w:hAnsi="Arial" w:cs="Arial"/>
        </w:rPr>
      </w:pPr>
      <w:r>
        <w:rPr>
          <w:rFonts w:ascii="Arial" w:eastAsia="Arial" w:hAnsi="Arial" w:cs="Arial"/>
          <w:b/>
        </w:rPr>
        <w:t>Dependency Management:</w:t>
      </w:r>
      <w:r>
        <w:rPr>
          <w:rFonts w:ascii="Arial" w:eastAsia="Arial" w:hAnsi="Arial" w:cs="Arial"/>
        </w:rPr>
        <w:t xml:space="preserve">  This refers to the practices and tools used to handle external libraries and packages that a software project relies on. Effective dependency management is crucial for ensuring that the project remains secure, maintainable, and functional.</w:t>
      </w:r>
      <w:r>
        <w:rPr>
          <w:rFonts w:ascii="Arial" w:eastAsia="Arial" w:hAnsi="Arial" w:cs="Arial"/>
        </w:rPr>
        <w:br/>
      </w:r>
      <w:r>
        <w:rPr>
          <w:rFonts w:ascii="Arial" w:eastAsia="Arial" w:hAnsi="Arial" w:cs="Arial"/>
        </w:rPr>
        <w:br/>
      </w:r>
      <w:proofErr w:type="spellStart"/>
      <w:r w:rsidR="008D1721" w:rsidRPr="00534352">
        <w:rPr>
          <w:rFonts w:ascii="Arial" w:eastAsia="Arial" w:hAnsi="Arial" w:cs="Arial"/>
          <w:b/>
          <w:bCs/>
        </w:rPr>
        <w:t>Depend</w:t>
      </w:r>
      <w:r w:rsidR="00534352" w:rsidRPr="00534352">
        <w:rPr>
          <w:rFonts w:ascii="Arial" w:eastAsia="Arial" w:hAnsi="Arial" w:cs="Arial"/>
          <w:b/>
          <w:bCs/>
        </w:rPr>
        <w:t>ab</w:t>
      </w:r>
      <w:r w:rsidR="008D1721" w:rsidRPr="00534352">
        <w:rPr>
          <w:rFonts w:ascii="Arial" w:eastAsia="Arial" w:hAnsi="Arial" w:cs="Arial"/>
          <w:b/>
          <w:bCs/>
        </w:rPr>
        <w:t>ot</w:t>
      </w:r>
      <w:proofErr w:type="spellEnd"/>
      <w:r>
        <w:rPr>
          <w:rFonts w:ascii="Arial" w:eastAsia="Arial" w:hAnsi="Arial" w:cs="Arial"/>
        </w:rPr>
        <w:t>: This is an integrated GitHub tool that automatically checks for outdated dependencies and alerts you to their updates. It can also create pull requests to update your project’s dependencies safely.</w:t>
      </w:r>
    </w:p>
    <w:p w14:paraId="6E8BDD6D" w14:textId="77777777" w:rsidR="00EA0749" w:rsidRDefault="00000000">
      <w:pPr>
        <w:pStyle w:val="Heading3"/>
        <w:spacing w:after="0" w:line="276" w:lineRule="auto"/>
      </w:pPr>
      <w:bookmarkStart w:id="10" w:name="_lv2rnckmgrni" w:colFirst="0" w:colLast="0"/>
      <w:bookmarkEnd w:id="10"/>
      <w:r>
        <w:t>4.5 Documentations and Training</w:t>
      </w:r>
      <w:r>
        <w:rPr>
          <w:rFonts w:ascii="Arial" w:eastAsia="Arial" w:hAnsi="Arial" w:cs="Arial"/>
        </w:rPr>
        <w:br/>
      </w:r>
    </w:p>
    <w:p w14:paraId="06BA9EE1" w14:textId="77777777" w:rsidR="00EA0749" w:rsidRDefault="00000000">
      <w:pPr>
        <w:numPr>
          <w:ilvl w:val="0"/>
          <w:numId w:val="5"/>
        </w:numPr>
        <w:spacing w:after="0" w:line="276" w:lineRule="auto"/>
        <w:rPr>
          <w:rFonts w:ascii="Arial" w:eastAsia="Arial" w:hAnsi="Arial" w:cs="Arial"/>
        </w:rPr>
      </w:pPr>
      <w:r>
        <w:rPr>
          <w:rFonts w:ascii="Arial" w:eastAsia="Arial" w:hAnsi="Arial" w:cs="Arial"/>
          <w:b/>
        </w:rPr>
        <w:t>Maintain Documentation:</w:t>
      </w:r>
      <w:r>
        <w:rPr>
          <w:rFonts w:ascii="Arial" w:eastAsia="Arial" w:hAnsi="Arial" w:cs="Arial"/>
        </w:rPr>
        <w:t xml:space="preserve"> Have a centralized repository for guidelines on coding standards and workflows.</w:t>
      </w:r>
    </w:p>
    <w:p w14:paraId="406DD004" w14:textId="77777777" w:rsidR="00EA0749" w:rsidRDefault="00000000">
      <w:pPr>
        <w:numPr>
          <w:ilvl w:val="0"/>
          <w:numId w:val="5"/>
        </w:numPr>
        <w:spacing w:after="0" w:line="276" w:lineRule="auto"/>
        <w:rPr>
          <w:rFonts w:ascii="Arial" w:eastAsia="Arial" w:hAnsi="Arial" w:cs="Arial"/>
        </w:rPr>
      </w:pPr>
      <w:r>
        <w:rPr>
          <w:rFonts w:ascii="Arial" w:eastAsia="Arial" w:hAnsi="Arial" w:cs="Arial"/>
          <w:b/>
        </w:rPr>
        <w:t>Training Sessions:</w:t>
      </w:r>
      <w:r>
        <w:rPr>
          <w:rFonts w:ascii="Arial" w:eastAsia="Arial" w:hAnsi="Arial" w:cs="Arial"/>
        </w:rPr>
        <w:t xml:space="preserve"> Offer onboarding training for new GitHub users to educate them on best practices.</w:t>
      </w:r>
    </w:p>
    <w:p w14:paraId="3B1922C7" w14:textId="77777777" w:rsidR="00FB6462" w:rsidRDefault="00FB6462" w:rsidP="00FB6462">
      <w:pPr>
        <w:spacing w:after="0" w:line="276" w:lineRule="auto"/>
        <w:rPr>
          <w:rFonts w:ascii="Arial" w:eastAsia="Arial" w:hAnsi="Arial" w:cs="Arial"/>
        </w:rPr>
      </w:pPr>
    </w:p>
    <w:p w14:paraId="22D04DF0" w14:textId="77777777" w:rsidR="00FB6462" w:rsidRDefault="00FB6462" w:rsidP="00FB6462">
      <w:pPr>
        <w:spacing w:after="0" w:line="276" w:lineRule="auto"/>
        <w:rPr>
          <w:rFonts w:ascii="Arial" w:eastAsia="Arial" w:hAnsi="Arial" w:cs="Arial"/>
        </w:rPr>
      </w:pPr>
    </w:p>
    <w:p w14:paraId="49F65A14" w14:textId="77777777" w:rsidR="00FB6462" w:rsidRDefault="00FB6462" w:rsidP="00FB6462">
      <w:pPr>
        <w:spacing w:after="0" w:line="276" w:lineRule="auto"/>
        <w:rPr>
          <w:rFonts w:ascii="Arial" w:eastAsia="Arial" w:hAnsi="Arial" w:cs="Arial"/>
        </w:rPr>
      </w:pPr>
    </w:p>
    <w:p w14:paraId="659EFD2E" w14:textId="77777777" w:rsidR="00FB6462" w:rsidRDefault="00FB6462" w:rsidP="00FB6462">
      <w:pPr>
        <w:spacing w:after="0" w:line="276" w:lineRule="auto"/>
        <w:rPr>
          <w:rFonts w:ascii="Arial" w:eastAsia="Arial" w:hAnsi="Arial" w:cs="Arial"/>
        </w:rPr>
      </w:pPr>
    </w:p>
    <w:p w14:paraId="52D3DC32" w14:textId="77777777" w:rsidR="00FB6462" w:rsidRDefault="00FB6462" w:rsidP="00FB6462">
      <w:pPr>
        <w:spacing w:after="0" w:line="276" w:lineRule="auto"/>
        <w:rPr>
          <w:rFonts w:ascii="Arial" w:eastAsia="Arial" w:hAnsi="Arial" w:cs="Arial"/>
        </w:rPr>
      </w:pPr>
    </w:p>
    <w:p w14:paraId="0EABD05D" w14:textId="77777777" w:rsidR="00FB6462" w:rsidRDefault="00FB6462" w:rsidP="00FB6462">
      <w:pPr>
        <w:spacing w:after="0" w:line="276" w:lineRule="auto"/>
        <w:rPr>
          <w:rFonts w:ascii="Arial" w:eastAsia="Arial" w:hAnsi="Arial" w:cs="Arial"/>
        </w:rPr>
      </w:pPr>
    </w:p>
    <w:p w14:paraId="756C6302" w14:textId="77777777" w:rsidR="00FB6462" w:rsidRDefault="00FB6462" w:rsidP="00FB6462">
      <w:pPr>
        <w:spacing w:after="0" w:line="276" w:lineRule="auto"/>
        <w:rPr>
          <w:rFonts w:ascii="Arial" w:eastAsia="Arial" w:hAnsi="Arial" w:cs="Arial"/>
        </w:rPr>
      </w:pPr>
    </w:p>
    <w:p w14:paraId="4FD1FEB9" w14:textId="77777777" w:rsidR="00EA0749" w:rsidRDefault="00000000">
      <w:pPr>
        <w:pStyle w:val="Heading3"/>
        <w:spacing w:after="0" w:line="276" w:lineRule="auto"/>
      </w:pPr>
      <w:bookmarkStart w:id="11" w:name="_p33pnjgyagim" w:colFirst="0" w:colLast="0"/>
      <w:bookmarkEnd w:id="11"/>
      <w:r>
        <w:lastRenderedPageBreak/>
        <w:t>4.6 Incident Response</w:t>
      </w:r>
    </w:p>
    <w:p w14:paraId="4625CDCF" w14:textId="77777777" w:rsidR="00EA0749" w:rsidRDefault="00EA0749">
      <w:pPr>
        <w:spacing w:after="0" w:line="276" w:lineRule="auto"/>
        <w:rPr>
          <w:rFonts w:ascii="Arial" w:eastAsia="Arial" w:hAnsi="Arial" w:cs="Arial"/>
        </w:rPr>
      </w:pPr>
    </w:p>
    <w:p w14:paraId="697BC7B2" w14:textId="043A25AD"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rPr>
        <w:t>Reporting Security Incidents: If unauthorized changes are detected, report immediately to the GitHub Administrator and IT Security Team.</w:t>
      </w:r>
      <w:r w:rsidRPr="00FB6462">
        <w:rPr>
          <w:rFonts w:ascii="Arial" w:eastAsia="Arial" w:hAnsi="Arial" w:cs="Arial"/>
        </w:rPr>
        <w:br/>
      </w:r>
      <w:r w:rsidRPr="00FB6462">
        <w:rPr>
          <w:rFonts w:ascii="Arial" w:eastAsia="Arial" w:hAnsi="Arial" w:cs="Arial"/>
          <w:b/>
        </w:rPr>
        <w:t xml:space="preserve">Unauthorized Access: </w:t>
      </w:r>
      <w:r w:rsidRPr="00FB6462">
        <w:rPr>
          <w:rFonts w:ascii="Arial" w:eastAsia="Arial" w:hAnsi="Arial" w:cs="Arial"/>
        </w:rPr>
        <w:t>Unauthorized users gain entry to repositories, often through compromised credentials or security vulnerabilities.</w:t>
      </w:r>
    </w:p>
    <w:p w14:paraId="4CA8DA6B" w14:textId="77777777" w:rsidR="00EA0749" w:rsidRDefault="00EA0749">
      <w:pPr>
        <w:spacing w:after="0" w:line="276" w:lineRule="auto"/>
        <w:ind w:left="720"/>
        <w:rPr>
          <w:rFonts w:ascii="Arial" w:eastAsia="Arial" w:hAnsi="Arial" w:cs="Arial"/>
        </w:rPr>
      </w:pPr>
    </w:p>
    <w:p w14:paraId="04D02426" w14:textId="77777777"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b/>
        </w:rPr>
        <w:t>Code Injection/Modification:</w:t>
      </w:r>
      <w:r w:rsidRPr="00FB6462">
        <w:rPr>
          <w:rFonts w:ascii="Arial" w:eastAsia="Arial" w:hAnsi="Arial" w:cs="Arial"/>
        </w:rPr>
        <w:t xml:space="preserve"> Malicious actors modify or inject harmful code, which can introduce vulnerabilities or lead to software malfunctions.</w:t>
      </w:r>
    </w:p>
    <w:p w14:paraId="40078126" w14:textId="77777777" w:rsidR="00EA0749" w:rsidRDefault="00EA0749">
      <w:pPr>
        <w:spacing w:after="0" w:line="276" w:lineRule="auto"/>
        <w:ind w:left="720"/>
        <w:rPr>
          <w:rFonts w:ascii="Arial" w:eastAsia="Arial" w:hAnsi="Arial" w:cs="Arial"/>
        </w:rPr>
      </w:pPr>
    </w:p>
    <w:p w14:paraId="7AF2633F" w14:textId="77777777"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b/>
        </w:rPr>
        <w:t>Insider Threats:</w:t>
      </w:r>
      <w:r w:rsidRPr="00FB6462">
        <w:rPr>
          <w:rFonts w:ascii="Arial" w:eastAsia="Arial" w:hAnsi="Arial" w:cs="Arial"/>
        </w:rPr>
        <w:t xml:space="preserve"> Employees may intentionally or accidentally create security issues, such as unauthorized code changes or data leaks.</w:t>
      </w:r>
    </w:p>
    <w:p w14:paraId="3FD65CED" w14:textId="77777777" w:rsidR="00EA0749" w:rsidRDefault="00EA0749">
      <w:pPr>
        <w:spacing w:after="0" w:line="276" w:lineRule="auto"/>
        <w:ind w:left="720"/>
        <w:rPr>
          <w:rFonts w:ascii="Arial" w:eastAsia="Arial" w:hAnsi="Arial" w:cs="Arial"/>
        </w:rPr>
      </w:pPr>
    </w:p>
    <w:p w14:paraId="1DB7BF73" w14:textId="77777777"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b/>
        </w:rPr>
        <w:t>Compromised Dependencies:</w:t>
      </w:r>
      <w:r w:rsidRPr="00FB6462">
        <w:rPr>
          <w:rFonts w:ascii="Arial" w:eastAsia="Arial" w:hAnsi="Arial" w:cs="Arial"/>
        </w:rPr>
        <w:t xml:space="preserve"> Third-party libraries or packages may have known vulnerabilities, exposing the project to potential risks.</w:t>
      </w:r>
    </w:p>
    <w:p w14:paraId="2D385FF7" w14:textId="77777777" w:rsidR="00EA0749" w:rsidRDefault="00EA0749">
      <w:pPr>
        <w:spacing w:after="0" w:line="276" w:lineRule="auto"/>
        <w:ind w:left="720"/>
        <w:rPr>
          <w:rFonts w:ascii="Arial" w:eastAsia="Arial" w:hAnsi="Arial" w:cs="Arial"/>
        </w:rPr>
      </w:pPr>
    </w:p>
    <w:p w14:paraId="66C6619E" w14:textId="77777777"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b/>
        </w:rPr>
        <w:t>Phishing Attacks:</w:t>
      </w:r>
      <w:r w:rsidRPr="00FB6462">
        <w:rPr>
          <w:rFonts w:ascii="Arial" w:eastAsia="Arial" w:hAnsi="Arial" w:cs="Arial"/>
        </w:rPr>
        <w:t xml:space="preserve"> Users are targeted with fraudulent emails to steal their GitHub credentials, leading to unauthorized account access.</w:t>
      </w:r>
    </w:p>
    <w:p w14:paraId="639BD0E6" w14:textId="77777777" w:rsidR="00EA0749" w:rsidRDefault="00EA0749">
      <w:pPr>
        <w:spacing w:after="0" w:line="276" w:lineRule="auto"/>
        <w:ind w:left="720"/>
        <w:rPr>
          <w:rFonts w:ascii="Arial" w:eastAsia="Arial" w:hAnsi="Arial" w:cs="Arial"/>
        </w:rPr>
      </w:pPr>
    </w:p>
    <w:p w14:paraId="6BA9F3F9" w14:textId="77777777"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b/>
        </w:rPr>
        <w:t>Data Breaches:</w:t>
      </w:r>
      <w:r w:rsidRPr="00FB6462">
        <w:rPr>
          <w:rFonts w:ascii="Arial" w:eastAsia="Arial" w:hAnsi="Arial" w:cs="Arial"/>
        </w:rPr>
        <w:t xml:space="preserve"> Sensitive information, like credentials and proprietary code, can be accessed or leaked by unauthorized parties.</w:t>
      </w:r>
    </w:p>
    <w:p w14:paraId="7201914A" w14:textId="77777777" w:rsidR="00EA0749" w:rsidRDefault="00EA0749">
      <w:pPr>
        <w:spacing w:after="0" w:line="276" w:lineRule="auto"/>
        <w:ind w:left="720"/>
        <w:rPr>
          <w:rFonts w:ascii="Arial" w:eastAsia="Arial" w:hAnsi="Arial" w:cs="Arial"/>
        </w:rPr>
      </w:pPr>
    </w:p>
    <w:p w14:paraId="412FAB36" w14:textId="77777777"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rPr>
        <w:t>Timely reporting and following the Incident Response Plan are essential to mitigate these incidents, reduce damage, and restore security.</w:t>
      </w:r>
    </w:p>
    <w:p w14:paraId="5CC7FCAC" w14:textId="77777777" w:rsidR="00EA0749" w:rsidRDefault="00EA0749">
      <w:pPr>
        <w:spacing w:after="0" w:line="276" w:lineRule="auto"/>
        <w:ind w:left="720"/>
        <w:rPr>
          <w:rFonts w:ascii="Arial" w:eastAsia="Arial" w:hAnsi="Arial" w:cs="Arial"/>
        </w:rPr>
      </w:pPr>
    </w:p>
    <w:p w14:paraId="7F354C50" w14:textId="77777777" w:rsidR="00EA0749" w:rsidRPr="00FB6462" w:rsidRDefault="00000000" w:rsidP="00FB6462">
      <w:pPr>
        <w:pStyle w:val="ListParagraph"/>
        <w:numPr>
          <w:ilvl w:val="0"/>
          <w:numId w:val="20"/>
        </w:numPr>
        <w:spacing w:after="0" w:line="276" w:lineRule="auto"/>
        <w:rPr>
          <w:rFonts w:ascii="Arial" w:eastAsia="Arial" w:hAnsi="Arial" w:cs="Arial"/>
        </w:rPr>
      </w:pPr>
      <w:r w:rsidRPr="00FB6462">
        <w:rPr>
          <w:rFonts w:ascii="Arial" w:eastAsia="Arial" w:hAnsi="Arial" w:cs="Arial"/>
        </w:rPr>
        <w:t>Execution of Incident Response Plan: Utilize the organization's Incident Response Plan.</w:t>
      </w:r>
    </w:p>
    <w:p w14:paraId="3ABDA69A" w14:textId="77777777" w:rsidR="00EA0749" w:rsidRDefault="00EA0749">
      <w:pPr>
        <w:jc w:val="both"/>
        <w:rPr>
          <w:rFonts w:ascii="Arial" w:eastAsia="Arial" w:hAnsi="Arial" w:cs="Arial"/>
          <w:b/>
          <w:sz w:val="20"/>
          <w:szCs w:val="20"/>
          <w:u w:val="single"/>
        </w:rPr>
      </w:pPr>
    </w:p>
    <w:p w14:paraId="7C7253B9" w14:textId="77777777" w:rsidR="00FB6462" w:rsidRDefault="00FB6462">
      <w:pPr>
        <w:jc w:val="both"/>
        <w:rPr>
          <w:rFonts w:ascii="Arial" w:eastAsia="Arial" w:hAnsi="Arial" w:cs="Arial"/>
          <w:b/>
          <w:sz w:val="20"/>
          <w:szCs w:val="20"/>
          <w:u w:val="single"/>
        </w:rPr>
      </w:pPr>
    </w:p>
    <w:p w14:paraId="0C1AA87B" w14:textId="77777777" w:rsidR="00FB6462" w:rsidRDefault="00FB6462">
      <w:pPr>
        <w:jc w:val="both"/>
        <w:rPr>
          <w:rFonts w:ascii="Arial" w:eastAsia="Arial" w:hAnsi="Arial" w:cs="Arial"/>
          <w:b/>
          <w:sz w:val="20"/>
          <w:szCs w:val="20"/>
          <w:u w:val="single"/>
        </w:rPr>
      </w:pPr>
    </w:p>
    <w:p w14:paraId="1D893FDE" w14:textId="77777777" w:rsidR="00FB6462" w:rsidRDefault="00FB6462">
      <w:pPr>
        <w:jc w:val="both"/>
        <w:rPr>
          <w:rFonts w:ascii="Arial" w:eastAsia="Arial" w:hAnsi="Arial" w:cs="Arial"/>
          <w:b/>
          <w:sz w:val="20"/>
          <w:szCs w:val="20"/>
          <w:u w:val="single"/>
        </w:rPr>
      </w:pPr>
    </w:p>
    <w:p w14:paraId="5591CD00" w14:textId="77777777" w:rsidR="00FB6462" w:rsidRDefault="00FB6462">
      <w:pPr>
        <w:jc w:val="both"/>
        <w:rPr>
          <w:rFonts w:ascii="Arial" w:eastAsia="Arial" w:hAnsi="Arial" w:cs="Arial"/>
          <w:b/>
          <w:sz w:val="20"/>
          <w:szCs w:val="20"/>
          <w:u w:val="single"/>
        </w:rPr>
      </w:pPr>
    </w:p>
    <w:p w14:paraId="1DD5544C" w14:textId="77777777" w:rsidR="00FB6462" w:rsidRDefault="00FB6462">
      <w:pPr>
        <w:jc w:val="both"/>
        <w:rPr>
          <w:rFonts w:ascii="Arial" w:eastAsia="Arial" w:hAnsi="Arial" w:cs="Arial"/>
          <w:b/>
          <w:sz w:val="20"/>
          <w:szCs w:val="20"/>
          <w:u w:val="single"/>
        </w:rPr>
      </w:pPr>
    </w:p>
    <w:p w14:paraId="202490FE" w14:textId="77777777" w:rsidR="00FB6462" w:rsidRDefault="00FB6462">
      <w:pPr>
        <w:jc w:val="both"/>
        <w:rPr>
          <w:rFonts w:ascii="Arial" w:eastAsia="Arial" w:hAnsi="Arial" w:cs="Arial"/>
          <w:b/>
          <w:sz w:val="20"/>
          <w:szCs w:val="20"/>
          <w:u w:val="single"/>
        </w:rPr>
      </w:pPr>
    </w:p>
    <w:p w14:paraId="30917E6C" w14:textId="77777777" w:rsidR="00FB6462" w:rsidRDefault="00FB6462">
      <w:pPr>
        <w:jc w:val="both"/>
        <w:rPr>
          <w:rFonts w:ascii="Arial" w:eastAsia="Arial" w:hAnsi="Arial" w:cs="Arial"/>
          <w:b/>
          <w:sz w:val="20"/>
          <w:szCs w:val="20"/>
          <w:u w:val="single"/>
        </w:rPr>
      </w:pPr>
    </w:p>
    <w:p w14:paraId="52229E59" w14:textId="77777777" w:rsidR="00FB6462" w:rsidRDefault="00FB6462">
      <w:pPr>
        <w:jc w:val="both"/>
        <w:rPr>
          <w:rFonts w:ascii="Arial" w:eastAsia="Arial" w:hAnsi="Arial" w:cs="Arial"/>
          <w:b/>
          <w:sz w:val="20"/>
          <w:szCs w:val="20"/>
          <w:u w:val="single"/>
        </w:rPr>
      </w:pPr>
    </w:p>
    <w:p w14:paraId="482E3DC1" w14:textId="77777777" w:rsidR="00FB6462" w:rsidRDefault="00FB6462">
      <w:pPr>
        <w:jc w:val="both"/>
        <w:rPr>
          <w:rFonts w:ascii="Arial" w:eastAsia="Arial" w:hAnsi="Arial" w:cs="Arial"/>
          <w:b/>
          <w:sz w:val="20"/>
          <w:szCs w:val="20"/>
          <w:u w:val="single"/>
        </w:rPr>
      </w:pPr>
    </w:p>
    <w:p w14:paraId="00010C29" w14:textId="77777777" w:rsidR="00FB6462" w:rsidRDefault="00FB6462">
      <w:pPr>
        <w:jc w:val="both"/>
        <w:rPr>
          <w:rFonts w:ascii="Arial" w:eastAsia="Arial" w:hAnsi="Arial" w:cs="Arial"/>
          <w:b/>
          <w:sz w:val="20"/>
          <w:szCs w:val="20"/>
          <w:u w:val="single"/>
        </w:rPr>
      </w:pPr>
    </w:p>
    <w:p w14:paraId="7710F96D" w14:textId="77777777" w:rsidR="00FB6462" w:rsidRDefault="00FB6462">
      <w:pPr>
        <w:jc w:val="both"/>
        <w:rPr>
          <w:rFonts w:ascii="Arial" w:eastAsia="Arial" w:hAnsi="Arial" w:cs="Arial"/>
          <w:b/>
          <w:sz w:val="20"/>
          <w:szCs w:val="20"/>
          <w:u w:val="single"/>
        </w:rPr>
      </w:pPr>
    </w:p>
    <w:p w14:paraId="16F3B654" w14:textId="77777777" w:rsidR="00FB6462" w:rsidRDefault="00FB6462">
      <w:pPr>
        <w:jc w:val="both"/>
        <w:rPr>
          <w:rFonts w:ascii="Arial" w:eastAsia="Arial" w:hAnsi="Arial" w:cs="Arial"/>
          <w:b/>
          <w:sz w:val="20"/>
          <w:szCs w:val="20"/>
          <w:u w:val="single"/>
        </w:rPr>
      </w:pPr>
    </w:p>
    <w:p w14:paraId="72745B7C" w14:textId="77777777" w:rsidR="00FB6462" w:rsidRDefault="00FB6462">
      <w:pPr>
        <w:jc w:val="both"/>
        <w:rPr>
          <w:rFonts w:ascii="Arial" w:eastAsia="Arial" w:hAnsi="Arial" w:cs="Arial"/>
          <w:b/>
          <w:sz w:val="20"/>
          <w:szCs w:val="20"/>
          <w:u w:val="single"/>
        </w:rPr>
      </w:pPr>
    </w:p>
    <w:p w14:paraId="4C43FEEF" w14:textId="77777777" w:rsidR="00FB6462" w:rsidRDefault="00FB6462">
      <w:pPr>
        <w:jc w:val="both"/>
        <w:rPr>
          <w:rFonts w:ascii="Arial" w:eastAsia="Arial" w:hAnsi="Arial" w:cs="Arial"/>
          <w:b/>
          <w:sz w:val="20"/>
          <w:szCs w:val="20"/>
          <w:u w:val="single"/>
        </w:rPr>
      </w:pPr>
    </w:p>
    <w:p w14:paraId="4C5CEB65" w14:textId="77777777" w:rsidR="00FB6462" w:rsidRDefault="00FB6462">
      <w:pPr>
        <w:jc w:val="both"/>
        <w:rPr>
          <w:rFonts w:ascii="Arial" w:eastAsia="Arial" w:hAnsi="Arial" w:cs="Arial"/>
          <w:b/>
          <w:sz w:val="20"/>
          <w:szCs w:val="20"/>
          <w:u w:val="single"/>
        </w:rPr>
      </w:pPr>
    </w:p>
    <w:p w14:paraId="7D3E980F" w14:textId="77777777" w:rsidR="00FB6462" w:rsidRDefault="00FB6462">
      <w:pPr>
        <w:jc w:val="both"/>
        <w:rPr>
          <w:rFonts w:ascii="Arial" w:eastAsia="Arial" w:hAnsi="Arial" w:cs="Arial"/>
          <w:b/>
          <w:sz w:val="20"/>
          <w:szCs w:val="20"/>
          <w:u w:val="single"/>
        </w:rPr>
      </w:pPr>
    </w:p>
    <w:p w14:paraId="28D702DD" w14:textId="77777777" w:rsidR="00FB6462" w:rsidRDefault="00FB6462">
      <w:pPr>
        <w:jc w:val="both"/>
        <w:rPr>
          <w:rFonts w:ascii="Arial" w:eastAsia="Arial" w:hAnsi="Arial" w:cs="Arial"/>
          <w:b/>
          <w:sz w:val="20"/>
          <w:szCs w:val="20"/>
          <w:u w:val="single"/>
        </w:rPr>
      </w:pPr>
    </w:p>
    <w:p w14:paraId="18AD406F" w14:textId="77777777" w:rsidR="00EA0749" w:rsidRDefault="00000000">
      <w:pPr>
        <w:pStyle w:val="Heading2"/>
        <w:jc w:val="both"/>
      </w:pPr>
      <w:bookmarkStart w:id="12" w:name="_2tf64vmrdbvd" w:colFirst="0" w:colLast="0"/>
      <w:bookmarkEnd w:id="12"/>
      <w:r>
        <w:rPr>
          <w:b/>
          <w:color w:val="000000"/>
        </w:rPr>
        <w:lastRenderedPageBreak/>
        <w:t>5. Branching Strategies and Policies</w:t>
      </w:r>
    </w:p>
    <w:p w14:paraId="498D97AC" w14:textId="77777777" w:rsidR="00EA0749" w:rsidRDefault="00000000">
      <w:pPr>
        <w:pStyle w:val="Heading3"/>
        <w:rPr>
          <w:rFonts w:ascii="Arial" w:eastAsia="Arial" w:hAnsi="Arial" w:cs="Arial"/>
          <w:sz w:val="20"/>
          <w:szCs w:val="20"/>
        </w:rPr>
      </w:pPr>
      <w:bookmarkStart w:id="13" w:name="_6ltqphpgm90f" w:colFirst="0" w:colLast="0"/>
      <w:bookmarkEnd w:id="13"/>
      <w:r>
        <w:t>5.1 Branching Strategies.</w:t>
      </w:r>
    </w:p>
    <w:p w14:paraId="580087E9" w14:textId="77777777" w:rsidR="00EA0749" w:rsidRDefault="00000000">
      <w:pPr>
        <w:spacing w:after="0" w:line="276" w:lineRule="auto"/>
        <w:rPr>
          <w:rFonts w:ascii="Arial" w:eastAsia="Arial" w:hAnsi="Arial" w:cs="Arial"/>
        </w:rPr>
      </w:pPr>
      <w:r>
        <w:rPr>
          <w:b/>
          <w:sz w:val="28"/>
          <w:szCs w:val="28"/>
        </w:rPr>
        <w:br/>
      </w:r>
      <w:r>
        <w:rPr>
          <w:rFonts w:ascii="Arial" w:eastAsia="Arial" w:hAnsi="Arial" w:cs="Arial"/>
        </w:rPr>
        <w:t>Effective branching strategies help manage concurrent development while ensuring code quality. The following strategies are recommended for use within the organization</w:t>
      </w:r>
      <w:del w:id="14" w:author="Laxman Kamble" w:date="2025-04-02T13:14:00Z">
        <w:r>
          <w:rPr>
            <w:rFonts w:ascii="Arial" w:eastAsia="Arial" w:hAnsi="Arial" w:cs="Arial"/>
          </w:rPr>
          <w:delText>:</w:delText>
        </w:r>
      </w:del>
    </w:p>
    <w:p w14:paraId="276ADB19" w14:textId="77777777" w:rsidR="00EA0749" w:rsidRDefault="00EA0749">
      <w:pPr>
        <w:spacing w:after="0" w:line="276" w:lineRule="auto"/>
        <w:rPr>
          <w:rFonts w:ascii="Arial" w:eastAsia="Arial" w:hAnsi="Arial" w:cs="Arial"/>
        </w:rPr>
      </w:pPr>
    </w:p>
    <w:p w14:paraId="496425AC" w14:textId="77777777" w:rsidR="00EA0749" w:rsidRDefault="00000000">
      <w:pPr>
        <w:spacing w:after="0" w:line="276" w:lineRule="auto"/>
        <w:rPr>
          <w:rFonts w:ascii="Arial" w:eastAsia="Arial" w:hAnsi="Arial" w:cs="Arial"/>
        </w:rPr>
      </w:pPr>
      <w:r>
        <w:rPr>
          <w:rFonts w:ascii="Arial" w:eastAsia="Arial" w:hAnsi="Arial" w:cs="Arial"/>
        </w:rPr>
        <w:t>All Application teams need to follow below GitHub branching strategy for configuring end to end CICD Pipeline.</w:t>
      </w:r>
    </w:p>
    <w:p w14:paraId="22061E4A" w14:textId="77777777" w:rsidR="00EA0749" w:rsidRDefault="00000000">
      <w:pPr>
        <w:spacing w:before="240" w:after="240"/>
        <w:jc w:val="center"/>
        <w:rPr>
          <w:rFonts w:ascii="Arial" w:eastAsia="Arial" w:hAnsi="Arial" w:cs="Arial"/>
          <w:sz w:val="20"/>
          <w:szCs w:val="20"/>
        </w:rPr>
      </w:pPr>
      <w:r>
        <w:rPr>
          <w:noProof/>
        </w:rPr>
        <w:drawing>
          <wp:inline distT="0" distB="0" distL="0" distR="0" wp14:anchorId="7D23E24E" wp14:editId="39250727">
            <wp:extent cx="6804660" cy="309372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805212" cy="3093971"/>
                    </a:xfrm>
                    <a:prstGeom prst="rect">
                      <a:avLst/>
                    </a:prstGeom>
                    <a:ln/>
                  </pic:spPr>
                </pic:pic>
              </a:graphicData>
            </a:graphic>
          </wp:inline>
        </w:drawing>
      </w:r>
    </w:p>
    <w:tbl>
      <w:tblPr>
        <w:tblW w:w="11739" w:type="dxa"/>
        <w:tblLook w:val="04A0" w:firstRow="1" w:lastRow="0" w:firstColumn="1" w:lastColumn="0" w:noHBand="0" w:noVBand="1"/>
      </w:tblPr>
      <w:tblGrid>
        <w:gridCol w:w="743"/>
        <w:gridCol w:w="5071"/>
        <w:gridCol w:w="5925"/>
      </w:tblGrid>
      <w:tr w:rsidR="00FB6462" w:rsidRPr="00FB6462" w14:paraId="7B0E7A13" w14:textId="77777777" w:rsidTr="005E081D">
        <w:trPr>
          <w:trHeight w:val="293"/>
        </w:trPr>
        <w:tc>
          <w:tcPr>
            <w:tcW w:w="743" w:type="dxa"/>
            <w:tcBorders>
              <w:top w:val="single" w:sz="8" w:space="0" w:color="000000"/>
              <w:left w:val="single" w:sz="8" w:space="0" w:color="000000"/>
              <w:bottom w:val="single" w:sz="8" w:space="0" w:color="000000"/>
              <w:right w:val="single" w:sz="8" w:space="0" w:color="000000"/>
            </w:tcBorders>
            <w:shd w:val="clear" w:color="000000" w:fill="DEEBF6"/>
            <w:vAlign w:val="center"/>
            <w:hideMark/>
          </w:tcPr>
          <w:p w14:paraId="3686D04B" w14:textId="77777777" w:rsidR="00FB6462" w:rsidRPr="00FB6462" w:rsidRDefault="00FB6462" w:rsidP="00FB6462">
            <w:pPr>
              <w:spacing w:after="0" w:line="240" w:lineRule="auto"/>
              <w:jc w:val="center"/>
              <w:rPr>
                <w:rFonts w:ascii="Arial" w:eastAsia="Times New Roman" w:hAnsi="Arial" w:cs="Arial"/>
                <w:b/>
                <w:bCs/>
                <w:color w:val="000000"/>
              </w:rPr>
            </w:pPr>
            <w:r w:rsidRPr="00FB6462">
              <w:rPr>
                <w:rFonts w:ascii="Arial" w:eastAsia="Times New Roman" w:hAnsi="Arial" w:cs="Arial"/>
                <w:b/>
                <w:bCs/>
                <w:color w:val="000000"/>
              </w:rPr>
              <w:t>Sr. No.</w:t>
            </w:r>
          </w:p>
        </w:tc>
        <w:tc>
          <w:tcPr>
            <w:tcW w:w="5071" w:type="dxa"/>
            <w:tcBorders>
              <w:top w:val="single" w:sz="8" w:space="0" w:color="000000"/>
              <w:left w:val="nil"/>
              <w:bottom w:val="single" w:sz="8" w:space="0" w:color="000000"/>
              <w:right w:val="single" w:sz="8" w:space="0" w:color="000000"/>
            </w:tcBorders>
            <w:shd w:val="clear" w:color="000000" w:fill="DEEBF6"/>
            <w:vAlign w:val="center"/>
            <w:hideMark/>
          </w:tcPr>
          <w:p w14:paraId="6CF1A103" w14:textId="77777777" w:rsidR="00FB6462" w:rsidRPr="00FB6462" w:rsidRDefault="00FB6462" w:rsidP="00FB6462">
            <w:pPr>
              <w:spacing w:after="0" w:line="240" w:lineRule="auto"/>
              <w:jc w:val="center"/>
              <w:rPr>
                <w:rFonts w:ascii="Arial" w:eastAsia="Times New Roman" w:hAnsi="Arial" w:cs="Arial"/>
                <w:b/>
                <w:bCs/>
                <w:color w:val="000000"/>
              </w:rPr>
            </w:pPr>
            <w:r w:rsidRPr="00FB6462">
              <w:rPr>
                <w:rFonts w:ascii="Arial" w:eastAsia="Times New Roman" w:hAnsi="Arial" w:cs="Arial"/>
                <w:b/>
                <w:bCs/>
                <w:color w:val="000000"/>
              </w:rPr>
              <w:t>Branch name</w:t>
            </w:r>
          </w:p>
        </w:tc>
        <w:tc>
          <w:tcPr>
            <w:tcW w:w="5925" w:type="dxa"/>
            <w:tcBorders>
              <w:top w:val="single" w:sz="8" w:space="0" w:color="000000"/>
              <w:left w:val="nil"/>
              <w:bottom w:val="single" w:sz="8" w:space="0" w:color="000000"/>
              <w:right w:val="single" w:sz="8" w:space="0" w:color="000000"/>
            </w:tcBorders>
            <w:shd w:val="clear" w:color="000000" w:fill="DEEBF6"/>
            <w:vAlign w:val="center"/>
            <w:hideMark/>
          </w:tcPr>
          <w:p w14:paraId="0CBAF325" w14:textId="77777777" w:rsidR="00FB6462" w:rsidRPr="00FB6462" w:rsidRDefault="00FB6462" w:rsidP="00FB6462">
            <w:pPr>
              <w:spacing w:after="0" w:line="240" w:lineRule="auto"/>
              <w:jc w:val="center"/>
              <w:rPr>
                <w:rFonts w:ascii="Arial" w:eastAsia="Times New Roman" w:hAnsi="Arial" w:cs="Arial"/>
                <w:b/>
                <w:bCs/>
                <w:color w:val="000000"/>
              </w:rPr>
            </w:pPr>
            <w:r w:rsidRPr="00FB6462">
              <w:rPr>
                <w:rFonts w:ascii="Arial" w:eastAsia="Times New Roman" w:hAnsi="Arial" w:cs="Arial"/>
                <w:b/>
                <w:bCs/>
                <w:color w:val="000000"/>
              </w:rPr>
              <w:t>Roles and Responsibility</w:t>
            </w:r>
          </w:p>
        </w:tc>
      </w:tr>
      <w:tr w:rsidR="00FB6462" w:rsidRPr="00FB6462" w14:paraId="12AF2420" w14:textId="77777777" w:rsidTr="005E081D">
        <w:trPr>
          <w:trHeight w:val="293"/>
        </w:trPr>
        <w:tc>
          <w:tcPr>
            <w:tcW w:w="743" w:type="dxa"/>
            <w:tcBorders>
              <w:top w:val="nil"/>
              <w:left w:val="single" w:sz="8" w:space="0" w:color="000000"/>
              <w:bottom w:val="single" w:sz="8" w:space="0" w:color="000000"/>
              <w:right w:val="single" w:sz="8" w:space="0" w:color="000000"/>
            </w:tcBorders>
            <w:shd w:val="clear" w:color="auto" w:fill="auto"/>
            <w:vAlign w:val="center"/>
            <w:hideMark/>
          </w:tcPr>
          <w:p w14:paraId="756E2E79" w14:textId="77777777" w:rsidR="00FB6462" w:rsidRPr="00FB6462" w:rsidRDefault="00FB6462" w:rsidP="00FB6462">
            <w:pPr>
              <w:spacing w:after="0" w:line="240" w:lineRule="auto"/>
              <w:jc w:val="center"/>
              <w:rPr>
                <w:rFonts w:ascii="Arial" w:eastAsia="Times New Roman" w:hAnsi="Arial" w:cs="Arial"/>
                <w:color w:val="000000"/>
              </w:rPr>
            </w:pPr>
            <w:r w:rsidRPr="00FB6462">
              <w:rPr>
                <w:rFonts w:ascii="Arial" w:eastAsia="Arial" w:hAnsi="Arial" w:cs="Arial"/>
                <w:color w:val="000000"/>
              </w:rPr>
              <w:t>1</w:t>
            </w:r>
          </w:p>
        </w:tc>
        <w:tc>
          <w:tcPr>
            <w:tcW w:w="5071" w:type="dxa"/>
            <w:tcBorders>
              <w:top w:val="nil"/>
              <w:left w:val="nil"/>
              <w:bottom w:val="single" w:sz="8" w:space="0" w:color="000000"/>
              <w:right w:val="single" w:sz="8" w:space="0" w:color="000000"/>
            </w:tcBorders>
            <w:shd w:val="clear" w:color="auto" w:fill="auto"/>
            <w:vAlign w:val="center"/>
            <w:hideMark/>
          </w:tcPr>
          <w:p w14:paraId="1EF9D6AA"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Master Branch</w:t>
            </w:r>
          </w:p>
        </w:tc>
        <w:tc>
          <w:tcPr>
            <w:tcW w:w="5925" w:type="dxa"/>
            <w:tcBorders>
              <w:top w:val="nil"/>
              <w:left w:val="nil"/>
              <w:bottom w:val="single" w:sz="8" w:space="0" w:color="000000"/>
              <w:right w:val="single" w:sz="8" w:space="0" w:color="000000"/>
            </w:tcBorders>
            <w:shd w:val="clear" w:color="auto" w:fill="auto"/>
            <w:vAlign w:val="center"/>
            <w:hideMark/>
          </w:tcPr>
          <w:p w14:paraId="71ACF13A"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Branch having existing Production code</w:t>
            </w:r>
          </w:p>
        </w:tc>
      </w:tr>
      <w:tr w:rsidR="00FB6462" w:rsidRPr="00FB6462" w14:paraId="5C875479" w14:textId="77777777" w:rsidTr="005E081D">
        <w:trPr>
          <w:trHeight w:val="293"/>
        </w:trPr>
        <w:tc>
          <w:tcPr>
            <w:tcW w:w="743" w:type="dxa"/>
            <w:tcBorders>
              <w:top w:val="nil"/>
              <w:left w:val="single" w:sz="8" w:space="0" w:color="000000"/>
              <w:bottom w:val="single" w:sz="8" w:space="0" w:color="000000"/>
              <w:right w:val="single" w:sz="8" w:space="0" w:color="000000"/>
            </w:tcBorders>
            <w:shd w:val="clear" w:color="auto" w:fill="auto"/>
            <w:vAlign w:val="center"/>
            <w:hideMark/>
          </w:tcPr>
          <w:p w14:paraId="6409A262" w14:textId="77777777" w:rsidR="00FB6462" w:rsidRPr="00FB6462" w:rsidRDefault="00FB6462" w:rsidP="00FB6462">
            <w:pPr>
              <w:spacing w:after="0" w:line="240" w:lineRule="auto"/>
              <w:jc w:val="center"/>
              <w:rPr>
                <w:rFonts w:ascii="Arial" w:eastAsia="Times New Roman" w:hAnsi="Arial" w:cs="Arial"/>
                <w:color w:val="000000"/>
              </w:rPr>
            </w:pPr>
            <w:r w:rsidRPr="00FB6462">
              <w:rPr>
                <w:rFonts w:ascii="Arial" w:eastAsia="Arial" w:hAnsi="Arial" w:cs="Arial"/>
                <w:color w:val="000000"/>
              </w:rPr>
              <w:t>2</w:t>
            </w:r>
          </w:p>
        </w:tc>
        <w:tc>
          <w:tcPr>
            <w:tcW w:w="5071" w:type="dxa"/>
            <w:tcBorders>
              <w:top w:val="nil"/>
              <w:left w:val="nil"/>
              <w:bottom w:val="single" w:sz="8" w:space="0" w:color="000000"/>
              <w:right w:val="single" w:sz="8" w:space="0" w:color="000000"/>
            </w:tcBorders>
            <w:shd w:val="clear" w:color="auto" w:fill="auto"/>
            <w:vAlign w:val="center"/>
            <w:hideMark/>
          </w:tcPr>
          <w:p w14:paraId="60A783BC"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Release Branch</w:t>
            </w:r>
          </w:p>
        </w:tc>
        <w:tc>
          <w:tcPr>
            <w:tcW w:w="5925" w:type="dxa"/>
            <w:tcBorders>
              <w:top w:val="nil"/>
              <w:left w:val="nil"/>
              <w:bottom w:val="single" w:sz="8" w:space="0" w:color="000000"/>
              <w:right w:val="single" w:sz="8" w:space="0" w:color="000000"/>
            </w:tcBorders>
            <w:shd w:val="clear" w:color="auto" w:fill="auto"/>
            <w:vAlign w:val="center"/>
            <w:hideMark/>
          </w:tcPr>
          <w:p w14:paraId="15759FFC"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DevOps release, manual merge request</w:t>
            </w:r>
          </w:p>
        </w:tc>
      </w:tr>
      <w:tr w:rsidR="00FB6462" w:rsidRPr="00FB6462" w14:paraId="0A9C10DB" w14:textId="77777777" w:rsidTr="005E081D">
        <w:trPr>
          <w:trHeight w:val="856"/>
        </w:trPr>
        <w:tc>
          <w:tcPr>
            <w:tcW w:w="743" w:type="dxa"/>
            <w:tcBorders>
              <w:top w:val="nil"/>
              <w:left w:val="single" w:sz="8" w:space="0" w:color="000000"/>
              <w:bottom w:val="single" w:sz="8" w:space="0" w:color="000000"/>
              <w:right w:val="single" w:sz="8" w:space="0" w:color="000000"/>
            </w:tcBorders>
            <w:shd w:val="clear" w:color="auto" w:fill="auto"/>
            <w:vAlign w:val="center"/>
            <w:hideMark/>
          </w:tcPr>
          <w:p w14:paraId="4EC07C33" w14:textId="77777777" w:rsidR="00FB6462" w:rsidRPr="00FB6462" w:rsidRDefault="00FB6462" w:rsidP="00FB6462">
            <w:pPr>
              <w:spacing w:after="0" w:line="240" w:lineRule="auto"/>
              <w:jc w:val="center"/>
              <w:rPr>
                <w:rFonts w:ascii="Arial" w:eastAsia="Times New Roman" w:hAnsi="Arial" w:cs="Arial"/>
                <w:color w:val="000000"/>
              </w:rPr>
            </w:pPr>
            <w:r w:rsidRPr="00FB6462">
              <w:rPr>
                <w:rFonts w:ascii="Arial" w:eastAsia="Arial" w:hAnsi="Arial" w:cs="Arial"/>
                <w:color w:val="000000"/>
              </w:rPr>
              <w:t>3</w:t>
            </w:r>
          </w:p>
        </w:tc>
        <w:tc>
          <w:tcPr>
            <w:tcW w:w="5071" w:type="dxa"/>
            <w:tcBorders>
              <w:top w:val="nil"/>
              <w:left w:val="nil"/>
              <w:bottom w:val="single" w:sz="8" w:space="0" w:color="000000"/>
              <w:right w:val="single" w:sz="8" w:space="0" w:color="000000"/>
            </w:tcBorders>
            <w:shd w:val="clear" w:color="auto" w:fill="auto"/>
            <w:vAlign w:val="center"/>
            <w:hideMark/>
          </w:tcPr>
          <w:p w14:paraId="49698CFD" w14:textId="77777777" w:rsidR="00FB6462" w:rsidRPr="00FB6462" w:rsidRDefault="00FB6462" w:rsidP="00FB6462">
            <w:pPr>
              <w:spacing w:after="0" w:line="240" w:lineRule="auto"/>
              <w:rPr>
                <w:rFonts w:eastAsia="Times New Roman"/>
                <w:color w:val="000000"/>
              </w:rPr>
            </w:pPr>
            <w:r w:rsidRPr="00FB6462">
              <w:rPr>
                <w:rFonts w:eastAsia="Arial"/>
                <w:color w:val="000000"/>
              </w:rPr>
              <w:t>Release_2 Branch</w:t>
            </w:r>
          </w:p>
        </w:tc>
        <w:tc>
          <w:tcPr>
            <w:tcW w:w="5925" w:type="dxa"/>
            <w:tcBorders>
              <w:top w:val="nil"/>
              <w:left w:val="nil"/>
              <w:bottom w:val="single" w:sz="8" w:space="0" w:color="000000"/>
              <w:right w:val="single" w:sz="8" w:space="0" w:color="000000"/>
            </w:tcBorders>
            <w:shd w:val="clear" w:color="auto" w:fill="auto"/>
            <w:vAlign w:val="center"/>
            <w:hideMark/>
          </w:tcPr>
          <w:p w14:paraId="7152A54B"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 xml:space="preserve">This branch would be exclusively used for only fast track changes for all DevOps pipeline and all triggers would be referring to this branch only. </w:t>
            </w:r>
          </w:p>
        </w:tc>
      </w:tr>
      <w:tr w:rsidR="00FB6462" w:rsidRPr="00FB6462" w14:paraId="363A30D5" w14:textId="77777777" w:rsidTr="005E081D">
        <w:trPr>
          <w:trHeight w:val="293"/>
        </w:trPr>
        <w:tc>
          <w:tcPr>
            <w:tcW w:w="743" w:type="dxa"/>
            <w:tcBorders>
              <w:top w:val="nil"/>
              <w:left w:val="single" w:sz="8" w:space="0" w:color="000000"/>
              <w:bottom w:val="single" w:sz="8" w:space="0" w:color="000000"/>
              <w:right w:val="single" w:sz="8" w:space="0" w:color="000000"/>
            </w:tcBorders>
            <w:shd w:val="clear" w:color="auto" w:fill="auto"/>
            <w:vAlign w:val="center"/>
            <w:hideMark/>
          </w:tcPr>
          <w:p w14:paraId="203F5689" w14:textId="77777777" w:rsidR="00FB6462" w:rsidRPr="00FB6462" w:rsidRDefault="00FB6462" w:rsidP="00FB6462">
            <w:pPr>
              <w:spacing w:after="0" w:line="240" w:lineRule="auto"/>
              <w:jc w:val="center"/>
              <w:rPr>
                <w:rFonts w:ascii="Arial" w:eastAsia="Times New Roman" w:hAnsi="Arial" w:cs="Arial"/>
                <w:color w:val="000000"/>
              </w:rPr>
            </w:pPr>
            <w:r w:rsidRPr="00FB6462">
              <w:rPr>
                <w:rFonts w:ascii="Arial" w:eastAsia="Arial" w:hAnsi="Arial" w:cs="Arial"/>
                <w:color w:val="000000"/>
              </w:rPr>
              <w:t>4</w:t>
            </w:r>
          </w:p>
        </w:tc>
        <w:tc>
          <w:tcPr>
            <w:tcW w:w="5071" w:type="dxa"/>
            <w:tcBorders>
              <w:top w:val="nil"/>
              <w:left w:val="nil"/>
              <w:bottom w:val="single" w:sz="8" w:space="0" w:color="000000"/>
              <w:right w:val="single" w:sz="8" w:space="0" w:color="000000"/>
            </w:tcBorders>
            <w:shd w:val="clear" w:color="auto" w:fill="auto"/>
            <w:vAlign w:val="center"/>
            <w:hideMark/>
          </w:tcPr>
          <w:p w14:paraId="38E7895B"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 xml:space="preserve">Development/Feature Branch </w:t>
            </w:r>
            <w:proofErr w:type="gramStart"/>
            <w:r w:rsidRPr="00FB6462">
              <w:rPr>
                <w:rFonts w:eastAsia="Times New Roman"/>
                <w:color w:val="000000"/>
              </w:rPr>
              <w:t>( should</w:t>
            </w:r>
            <w:proofErr w:type="gramEnd"/>
            <w:r w:rsidRPr="00FB6462">
              <w:rPr>
                <w:rFonts w:eastAsia="Times New Roman"/>
                <w:color w:val="000000"/>
              </w:rPr>
              <w:t xml:space="preserve"> be created by </w:t>
            </w:r>
            <w:proofErr w:type="gramStart"/>
            <w:r w:rsidRPr="00FB6462">
              <w:rPr>
                <w:rFonts w:eastAsia="Times New Roman"/>
                <w:color w:val="000000"/>
              </w:rPr>
              <w:t>Jira )</w:t>
            </w:r>
            <w:proofErr w:type="gramEnd"/>
          </w:p>
        </w:tc>
        <w:tc>
          <w:tcPr>
            <w:tcW w:w="5925" w:type="dxa"/>
            <w:tcBorders>
              <w:top w:val="nil"/>
              <w:left w:val="nil"/>
              <w:bottom w:val="single" w:sz="8" w:space="0" w:color="000000"/>
              <w:right w:val="single" w:sz="8" w:space="0" w:color="000000"/>
            </w:tcBorders>
            <w:shd w:val="clear" w:color="auto" w:fill="auto"/>
            <w:vAlign w:val="center"/>
            <w:hideMark/>
          </w:tcPr>
          <w:p w14:paraId="258D3BC1"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Ongoing Development code or any new feature</w:t>
            </w:r>
          </w:p>
        </w:tc>
      </w:tr>
      <w:tr w:rsidR="00FB6462" w:rsidRPr="00FB6462" w14:paraId="5D1F306C" w14:textId="77777777" w:rsidTr="005E081D">
        <w:trPr>
          <w:trHeight w:val="293"/>
        </w:trPr>
        <w:tc>
          <w:tcPr>
            <w:tcW w:w="743" w:type="dxa"/>
            <w:tcBorders>
              <w:top w:val="nil"/>
              <w:left w:val="single" w:sz="8" w:space="0" w:color="000000"/>
              <w:bottom w:val="single" w:sz="8" w:space="0" w:color="000000"/>
              <w:right w:val="single" w:sz="8" w:space="0" w:color="000000"/>
            </w:tcBorders>
            <w:shd w:val="clear" w:color="auto" w:fill="auto"/>
            <w:vAlign w:val="center"/>
            <w:hideMark/>
          </w:tcPr>
          <w:p w14:paraId="71702D6C" w14:textId="77777777" w:rsidR="00FB6462" w:rsidRPr="00FB6462" w:rsidRDefault="00FB6462" w:rsidP="00FB6462">
            <w:pPr>
              <w:spacing w:after="0" w:line="240" w:lineRule="auto"/>
              <w:jc w:val="center"/>
              <w:rPr>
                <w:rFonts w:ascii="Arial" w:eastAsia="Times New Roman" w:hAnsi="Arial" w:cs="Arial"/>
                <w:color w:val="000000"/>
              </w:rPr>
            </w:pPr>
            <w:r w:rsidRPr="00FB6462">
              <w:rPr>
                <w:rFonts w:ascii="Arial" w:eastAsia="Arial" w:hAnsi="Arial" w:cs="Arial"/>
                <w:color w:val="000000"/>
              </w:rPr>
              <w:t>5</w:t>
            </w:r>
          </w:p>
        </w:tc>
        <w:tc>
          <w:tcPr>
            <w:tcW w:w="5071" w:type="dxa"/>
            <w:tcBorders>
              <w:top w:val="nil"/>
              <w:left w:val="nil"/>
              <w:bottom w:val="single" w:sz="8" w:space="0" w:color="000000"/>
              <w:right w:val="single" w:sz="8" w:space="0" w:color="000000"/>
            </w:tcBorders>
            <w:shd w:val="clear" w:color="auto" w:fill="auto"/>
            <w:vAlign w:val="center"/>
            <w:hideMark/>
          </w:tcPr>
          <w:p w14:paraId="778B8476"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Hotfix Branch</w:t>
            </w:r>
          </w:p>
        </w:tc>
        <w:tc>
          <w:tcPr>
            <w:tcW w:w="5925" w:type="dxa"/>
            <w:tcBorders>
              <w:top w:val="nil"/>
              <w:left w:val="nil"/>
              <w:bottom w:val="single" w:sz="8" w:space="0" w:color="000000"/>
              <w:right w:val="single" w:sz="8" w:space="0" w:color="000000"/>
            </w:tcBorders>
            <w:shd w:val="clear" w:color="auto" w:fill="auto"/>
            <w:vAlign w:val="center"/>
            <w:hideMark/>
          </w:tcPr>
          <w:p w14:paraId="3E65A95D" w14:textId="77777777" w:rsidR="00FB6462" w:rsidRPr="00FB6462" w:rsidRDefault="00FB6462" w:rsidP="00FB6462">
            <w:pPr>
              <w:spacing w:after="0" w:line="240" w:lineRule="auto"/>
              <w:rPr>
                <w:rFonts w:eastAsia="Times New Roman"/>
                <w:color w:val="000000"/>
              </w:rPr>
            </w:pPr>
            <w:r w:rsidRPr="00FB6462">
              <w:rPr>
                <w:rFonts w:eastAsia="Times New Roman"/>
                <w:color w:val="000000"/>
              </w:rPr>
              <w:t>Created from `main` to address production issues immediately</w:t>
            </w:r>
          </w:p>
        </w:tc>
      </w:tr>
    </w:tbl>
    <w:p w14:paraId="2BAA37DD" w14:textId="18F3271E" w:rsidR="004C6490" w:rsidRPr="00D72A72" w:rsidRDefault="00000000" w:rsidP="00D72A72">
      <w:pPr>
        <w:ind w:left="720"/>
        <w:rPr>
          <w:rFonts w:ascii="Arial" w:eastAsia="Arial" w:hAnsi="Arial" w:cs="Arial"/>
          <w:sz w:val="20"/>
          <w:szCs w:val="20"/>
        </w:rPr>
      </w:pPr>
      <w:r>
        <w:rPr>
          <w:rFonts w:ascii="Arial" w:eastAsia="Arial" w:hAnsi="Arial" w:cs="Arial"/>
          <w:sz w:val="20"/>
          <w:szCs w:val="20"/>
        </w:rPr>
        <w:t>Application code needs to maintain separate properties files separate for the UAT/Pre-Prod/PROD</w:t>
      </w:r>
      <w:r w:rsidR="004C6490">
        <w:rPr>
          <w:rFonts w:ascii="Arial" w:eastAsia="Arial" w:hAnsi="Arial" w:cs="Arial"/>
          <w:sz w:val="20"/>
          <w:szCs w:val="20"/>
        </w:rPr>
        <w:t>/DR</w:t>
      </w:r>
      <w:r>
        <w:rPr>
          <w:rFonts w:ascii="Arial" w:eastAsia="Arial" w:hAnsi="Arial" w:cs="Arial"/>
          <w:sz w:val="20"/>
          <w:szCs w:val="20"/>
        </w:rPr>
        <w:t xml:space="preserve"> environment (wherever possible).</w:t>
      </w:r>
    </w:p>
    <w:p w14:paraId="4BCBDA49" w14:textId="77777777" w:rsidR="00EA0749" w:rsidRDefault="00000000">
      <w:pPr>
        <w:numPr>
          <w:ilvl w:val="0"/>
          <w:numId w:val="8"/>
        </w:numPr>
        <w:rPr>
          <w:rFonts w:ascii="Noto Sans Symbols" w:eastAsia="Noto Sans Symbols" w:hAnsi="Noto Sans Symbols" w:cs="Noto Sans Symbols"/>
          <w:sz w:val="20"/>
          <w:szCs w:val="20"/>
        </w:rPr>
      </w:pPr>
      <w:r>
        <w:rPr>
          <w:rFonts w:ascii="Arial" w:eastAsia="Arial" w:hAnsi="Arial" w:cs="Arial"/>
          <w:b/>
          <w:sz w:val="20"/>
          <w:szCs w:val="20"/>
        </w:rPr>
        <w:t>Master Branch</w:t>
      </w:r>
      <w:r>
        <w:rPr>
          <w:rFonts w:ascii="Arial" w:eastAsia="Arial" w:hAnsi="Arial" w:cs="Arial"/>
          <w:sz w:val="20"/>
          <w:szCs w:val="20"/>
        </w:rPr>
        <w:t>: It holds the current production code., this is the current code state which is running on production. All new development should start with clone of the master branch only.</w:t>
      </w:r>
    </w:p>
    <w:p w14:paraId="6681F503" w14:textId="0EB735C3" w:rsidR="00EA0749" w:rsidRPr="005B5C9B" w:rsidRDefault="00000000">
      <w:pPr>
        <w:numPr>
          <w:ilvl w:val="0"/>
          <w:numId w:val="8"/>
        </w:numPr>
        <w:rPr>
          <w:rFonts w:ascii="Noto Sans Symbols" w:eastAsia="Noto Sans Symbols" w:hAnsi="Noto Sans Symbols" w:cs="Noto Sans Symbols"/>
          <w:sz w:val="20"/>
          <w:szCs w:val="20"/>
        </w:rPr>
      </w:pPr>
      <w:r>
        <w:rPr>
          <w:rFonts w:ascii="Arial" w:eastAsia="Arial" w:hAnsi="Arial" w:cs="Arial"/>
          <w:b/>
          <w:sz w:val="20"/>
          <w:szCs w:val="20"/>
        </w:rPr>
        <w:t>Release Branch</w:t>
      </w:r>
      <w:r>
        <w:rPr>
          <w:rFonts w:ascii="Arial" w:eastAsia="Arial" w:hAnsi="Arial" w:cs="Arial"/>
          <w:sz w:val="20"/>
          <w:szCs w:val="20"/>
        </w:rPr>
        <w:t xml:space="preserve">: This branch would be exclusively used for all DevSecOps pipeline and all triggers would be referring to this branch only. </w:t>
      </w:r>
    </w:p>
    <w:p w14:paraId="44D32C5A" w14:textId="64AC70A4" w:rsidR="005E081D" w:rsidRPr="005E081D" w:rsidRDefault="005B5C9B" w:rsidP="005A600C">
      <w:pPr>
        <w:numPr>
          <w:ilvl w:val="0"/>
          <w:numId w:val="8"/>
        </w:numPr>
        <w:rPr>
          <w:rFonts w:ascii="Arial" w:eastAsia="Arial" w:hAnsi="Arial" w:cs="Arial"/>
          <w:sz w:val="20"/>
          <w:szCs w:val="20"/>
        </w:rPr>
      </w:pPr>
      <w:r w:rsidRPr="005E081D">
        <w:rPr>
          <w:rFonts w:ascii="Arial" w:eastAsia="Arial" w:hAnsi="Arial" w:cs="Arial"/>
          <w:b/>
          <w:sz w:val="20"/>
          <w:szCs w:val="20"/>
        </w:rPr>
        <w:t xml:space="preserve">Release_2 </w:t>
      </w:r>
      <w:r w:rsidR="002A3D18" w:rsidRPr="005E081D">
        <w:rPr>
          <w:rFonts w:ascii="Arial" w:eastAsia="Arial" w:hAnsi="Arial" w:cs="Arial"/>
          <w:b/>
          <w:sz w:val="20"/>
          <w:szCs w:val="20"/>
        </w:rPr>
        <w:t>Branch:</w:t>
      </w:r>
      <w:r w:rsidRPr="005E081D">
        <w:rPr>
          <w:rFonts w:ascii="Noto Sans Symbols" w:eastAsia="Noto Sans Symbols" w:hAnsi="Noto Sans Symbols" w:cs="Noto Sans Symbols"/>
          <w:sz w:val="20"/>
          <w:szCs w:val="20"/>
        </w:rPr>
        <w:t xml:space="preserve"> </w:t>
      </w:r>
      <w:r w:rsidRPr="005E081D">
        <w:rPr>
          <w:rFonts w:ascii="Arial" w:eastAsia="Arial" w:hAnsi="Arial" w:cs="Arial"/>
          <w:sz w:val="20"/>
          <w:szCs w:val="20"/>
        </w:rPr>
        <w:t xml:space="preserve">This branch would be exclusively used for </w:t>
      </w:r>
      <w:r w:rsidRPr="005E081D">
        <w:rPr>
          <w:rFonts w:ascii="Arial" w:eastAsia="Arial" w:hAnsi="Arial" w:cs="Arial"/>
          <w:b/>
          <w:bCs/>
          <w:sz w:val="20"/>
          <w:szCs w:val="20"/>
        </w:rPr>
        <w:t>only fast track changes</w:t>
      </w:r>
      <w:r w:rsidRPr="005E081D">
        <w:rPr>
          <w:rFonts w:ascii="Arial" w:eastAsia="Arial" w:hAnsi="Arial" w:cs="Arial"/>
          <w:sz w:val="20"/>
          <w:szCs w:val="20"/>
        </w:rPr>
        <w:t xml:space="preserve"> for all DevSecOps pipeline and all triggers would be referring to this branch only. </w:t>
      </w:r>
      <w:r w:rsidR="005E081D" w:rsidRPr="005E081D">
        <w:rPr>
          <w:rFonts w:ascii="Arial" w:eastAsia="Arial" w:hAnsi="Arial" w:cs="Arial"/>
          <w:sz w:val="20"/>
          <w:szCs w:val="20"/>
        </w:rPr>
        <w:t xml:space="preserve">Release_2 Branch for this requirement, for which we would establish a distinct build pipeline. This branch will facilitate a build process separate from, but parallel to, the Release branch. It is important to ensure that branch protection rules are configured with assistance from the </w:t>
      </w:r>
      <w:proofErr w:type="spellStart"/>
      <w:r w:rsidR="005E081D" w:rsidRPr="005E081D">
        <w:rPr>
          <w:rFonts w:ascii="Arial" w:eastAsia="Arial" w:hAnsi="Arial" w:cs="Arial"/>
          <w:sz w:val="20"/>
          <w:szCs w:val="20"/>
        </w:rPr>
        <w:t>Github</w:t>
      </w:r>
      <w:proofErr w:type="spellEnd"/>
      <w:r w:rsidR="005E081D" w:rsidRPr="005E081D">
        <w:rPr>
          <w:rFonts w:ascii="Arial" w:eastAsia="Arial" w:hAnsi="Arial" w:cs="Arial"/>
          <w:sz w:val="20"/>
          <w:szCs w:val="20"/>
        </w:rPr>
        <w:t xml:space="preserve"> </w:t>
      </w:r>
      <w:proofErr w:type="spellStart"/>
      <w:proofErr w:type="gramStart"/>
      <w:r w:rsidR="005E081D" w:rsidRPr="005E081D">
        <w:rPr>
          <w:rFonts w:ascii="Arial" w:eastAsia="Arial" w:hAnsi="Arial" w:cs="Arial"/>
          <w:sz w:val="20"/>
          <w:szCs w:val="20"/>
        </w:rPr>
        <w:t>administrator.The</w:t>
      </w:r>
      <w:proofErr w:type="spellEnd"/>
      <w:proofErr w:type="gramEnd"/>
      <w:r w:rsidR="005E081D" w:rsidRPr="005E081D">
        <w:rPr>
          <w:rFonts w:ascii="Arial" w:eastAsia="Arial" w:hAnsi="Arial" w:cs="Arial"/>
          <w:sz w:val="20"/>
          <w:szCs w:val="20"/>
        </w:rPr>
        <w:t xml:space="preserve"> application owner will have the sole responsibility for managing code merges when implementing changes on a fast-track basis.</w:t>
      </w:r>
    </w:p>
    <w:p w14:paraId="22A173C5" w14:textId="092230C4" w:rsidR="00EA0749" w:rsidRPr="005E081D" w:rsidRDefault="00000000">
      <w:pPr>
        <w:numPr>
          <w:ilvl w:val="0"/>
          <w:numId w:val="8"/>
        </w:numPr>
        <w:spacing w:after="0"/>
        <w:rPr>
          <w:rFonts w:ascii="Noto Sans Symbols" w:eastAsia="Noto Sans Symbols" w:hAnsi="Noto Sans Symbols" w:cs="Noto Sans Symbols"/>
          <w:sz w:val="20"/>
          <w:szCs w:val="20"/>
        </w:rPr>
      </w:pPr>
      <w:bookmarkStart w:id="15" w:name="_7q7h5q995eln" w:colFirst="0" w:colLast="0"/>
      <w:bookmarkEnd w:id="15"/>
      <w:r>
        <w:rPr>
          <w:rFonts w:ascii="Arial" w:eastAsia="Arial" w:hAnsi="Arial" w:cs="Arial"/>
          <w:b/>
          <w:sz w:val="20"/>
          <w:szCs w:val="20"/>
        </w:rPr>
        <w:t>Development/Release Branch</w:t>
      </w:r>
      <w:r>
        <w:rPr>
          <w:rFonts w:ascii="Arial" w:eastAsia="Arial" w:hAnsi="Arial" w:cs="Arial"/>
          <w:sz w:val="20"/>
          <w:szCs w:val="20"/>
        </w:rPr>
        <w:t xml:space="preserve">:  This branch would be used by Developer folks all the features/new releases into the </w:t>
      </w:r>
      <w:r w:rsidR="002A3D18">
        <w:rPr>
          <w:rFonts w:ascii="Arial" w:eastAsia="Arial" w:hAnsi="Arial" w:cs="Arial"/>
          <w:sz w:val="20"/>
          <w:szCs w:val="20"/>
        </w:rPr>
        <w:t>application.</w:t>
      </w:r>
      <w:r>
        <w:rPr>
          <w:rFonts w:ascii="Arial" w:eastAsia="Arial" w:hAnsi="Arial" w:cs="Arial"/>
          <w:sz w:val="20"/>
          <w:szCs w:val="20"/>
        </w:rPr>
        <w:t xml:space="preserve"> Once the Development is concluded they need to manually merge the code to Release for further deployment process to the UAT environment.</w:t>
      </w:r>
    </w:p>
    <w:p w14:paraId="22989D63" w14:textId="77777777" w:rsidR="005E081D" w:rsidRPr="002A3D18" w:rsidRDefault="005E081D" w:rsidP="005E081D">
      <w:pPr>
        <w:spacing w:after="0"/>
        <w:ind w:left="720"/>
        <w:rPr>
          <w:rFonts w:ascii="Noto Sans Symbols" w:eastAsia="Noto Sans Symbols" w:hAnsi="Noto Sans Symbols" w:cs="Noto Sans Symbols"/>
          <w:sz w:val="20"/>
          <w:szCs w:val="20"/>
        </w:rPr>
      </w:pPr>
    </w:p>
    <w:p w14:paraId="26E313D3" w14:textId="6BB30F1C" w:rsidR="00EA0749" w:rsidRDefault="00000000">
      <w:pPr>
        <w:numPr>
          <w:ilvl w:val="0"/>
          <w:numId w:val="8"/>
        </w:numPr>
        <w:spacing w:after="0" w:line="276" w:lineRule="auto"/>
        <w:rPr>
          <w:rFonts w:ascii="Arial" w:eastAsia="Arial" w:hAnsi="Arial" w:cs="Arial"/>
          <w:sz w:val="20"/>
          <w:szCs w:val="20"/>
        </w:rPr>
      </w:pPr>
      <w:bookmarkStart w:id="16" w:name="_82yot4ubkyom" w:colFirst="0" w:colLast="0"/>
      <w:bookmarkEnd w:id="16"/>
      <w:r>
        <w:rPr>
          <w:rFonts w:ascii="Arial" w:eastAsia="Arial" w:hAnsi="Arial" w:cs="Arial"/>
          <w:b/>
        </w:rPr>
        <w:t xml:space="preserve">Hotfix </w:t>
      </w:r>
      <w:r w:rsidR="00D03E18">
        <w:rPr>
          <w:rFonts w:ascii="Arial" w:eastAsia="Arial" w:hAnsi="Arial" w:cs="Arial"/>
          <w:b/>
        </w:rPr>
        <w:t>Branches:</w:t>
      </w:r>
      <w:r>
        <w:rPr>
          <w:rFonts w:ascii="Arial" w:eastAsia="Arial" w:hAnsi="Arial" w:cs="Arial"/>
        </w:rPr>
        <w:t xml:space="preserve"> Created from `main` to address production issues immediately (e.g., `hotfix/fix-login-bug`).</w:t>
      </w:r>
    </w:p>
    <w:p w14:paraId="707C5586" w14:textId="77777777" w:rsidR="00EA0749" w:rsidRDefault="00000000">
      <w:pPr>
        <w:pStyle w:val="Heading3"/>
        <w:spacing w:after="0" w:line="276" w:lineRule="auto"/>
      </w:pPr>
      <w:r>
        <w:lastRenderedPageBreak/>
        <w:t>5.2 Branch Polices &amp; Naming</w:t>
      </w:r>
    </w:p>
    <w:p w14:paraId="7BD6EAA3" w14:textId="77777777" w:rsidR="00D72A72" w:rsidRPr="00B15B66" w:rsidRDefault="00D72A72" w:rsidP="00D72A72">
      <w:pPr>
        <w:pStyle w:val="ListParagraph"/>
        <w:numPr>
          <w:ilvl w:val="0"/>
          <w:numId w:val="18"/>
        </w:numPr>
        <w:rPr>
          <w:rFonts w:ascii="Arial" w:eastAsia="Arial" w:hAnsi="Arial" w:cs="Arial"/>
          <w:sz w:val="20"/>
          <w:szCs w:val="20"/>
        </w:rPr>
      </w:pPr>
      <w:r w:rsidRPr="00B15B66">
        <w:rPr>
          <w:rFonts w:ascii="Arial" w:eastAsia="Arial" w:hAnsi="Arial" w:cs="Arial"/>
          <w:b/>
          <w:bCs/>
          <w:sz w:val="20"/>
          <w:szCs w:val="20"/>
        </w:rPr>
        <w:t>Create a Separate Branch per Change Request:</w:t>
      </w:r>
      <w:r w:rsidRPr="00B15B66">
        <w:rPr>
          <w:rFonts w:ascii="Arial" w:eastAsia="Arial" w:hAnsi="Arial" w:cs="Arial"/>
          <w:sz w:val="20"/>
          <w:szCs w:val="20"/>
        </w:rPr>
        <w:br/>
        <w:t>Each new feature, bug fix, Hot fix or change request should have its own dedicated branch created from the main branch. This isolation helps in managing and reviewing changes independently.</w:t>
      </w:r>
      <w:r w:rsidRPr="00B15B66">
        <w:rPr>
          <w:rFonts w:ascii="Arial" w:eastAsia="Arial" w:hAnsi="Arial" w:cs="Arial"/>
          <w:sz w:val="20"/>
          <w:szCs w:val="20"/>
        </w:rPr>
        <w:br/>
      </w:r>
    </w:p>
    <w:p w14:paraId="7EF45830" w14:textId="77777777" w:rsidR="00D72A72" w:rsidRPr="00B15B66" w:rsidRDefault="00D72A72" w:rsidP="00D72A72">
      <w:pPr>
        <w:pStyle w:val="ListParagraph"/>
        <w:numPr>
          <w:ilvl w:val="0"/>
          <w:numId w:val="18"/>
        </w:numPr>
        <w:rPr>
          <w:rFonts w:ascii="Arial" w:eastAsia="Arial" w:hAnsi="Arial" w:cs="Arial"/>
          <w:sz w:val="20"/>
          <w:szCs w:val="20"/>
        </w:rPr>
      </w:pPr>
      <w:r w:rsidRPr="00B15B66">
        <w:rPr>
          <w:rFonts w:ascii="Arial" w:eastAsia="Arial" w:hAnsi="Arial" w:cs="Arial"/>
          <w:b/>
          <w:bCs/>
          <w:sz w:val="20"/>
          <w:szCs w:val="20"/>
        </w:rPr>
        <w:t>Branch Naming Convention:</w:t>
      </w:r>
      <w:r w:rsidRPr="00B15B66">
        <w:rPr>
          <w:rFonts w:ascii="Arial" w:eastAsia="Arial" w:hAnsi="Arial" w:cs="Arial"/>
          <w:sz w:val="20"/>
          <w:szCs w:val="20"/>
        </w:rPr>
        <w:br/>
        <w:t>Use clear and consistent branch names, e.g., </w:t>
      </w:r>
      <w:r w:rsidRPr="00B15B66">
        <w:rPr>
          <w:rFonts w:ascii="Arial" w:eastAsia="Arial" w:hAnsi="Arial" w:cs="Arial"/>
          <w:sz w:val="20"/>
          <w:szCs w:val="20"/>
          <w:u w:val="single"/>
        </w:rPr>
        <w:t>feature/CR-1234-description</w:t>
      </w:r>
      <w:r w:rsidRPr="00B15B66">
        <w:rPr>
          <w:rFonts w:ascii="Arial" w:eastAsia="Arial" w:hAnsi="Arial" w:cs="Arial"/>
          <w:sz w:val="20"/>
          <w:szCs w:val="20"/>
        </w:rPr>
        <w:t> or </w:t>
      </w:r>
      <w:r w:rsidRPr="00B15B66">
        <w:rPr>
          <w:rFonts w:ascii="Arial" w:eastAsia="Arial" w:hAnsi="Arial" w:cs="Arial"/>
          <w:sz w:val="20"/>
          <w:szCs w:val="20"/>
          <w:u w:val="single"/>
        </w:rPr>
        <w:t>bugfix/CR-5678-description</w:t>
      </w:r>
      <w:r w:rsidRPr="00B15B66">
        <w:rPr>
          <w:rFonts w:ascii="Arial" w:eastAsia="Arial" w:hAnsi="Arial" w:cs="Arial"/>
          <w:sz w:val="20"/>
          <w:szCs w:val="20"/>
        </w:rPr>
        <w:t>, or </w:t>
      </w:r>
      <w:r w:rsidRPr="00B15B66">
        <w:rPr>
          <w:rFonts w:ascii="Arial" w:eastAsia="Arial" w:hAnsi="Arial" w:cs="Arial"/>
          <w:sz w:val="20"/>
          <w:szCs w:val="20"/>
          <w:u w:val="single"/>
        </w:rPr>
        <w:t>hotfix/CR-91011-description</w:t>
      </w:r>
      <w:r w:rsidRPr="00B15B66">
        <w:rPr>
          <w:rFonts w:ascii="Arial" w:eastAsia="Arial" w:hAnsi="Arial" w:cs="Arial"/>
          <w:sz w:val="20"/>
          <w:szCs w:val="20"/>
        </w:rPr>
        <w:t xml:space="preserve"> making it easy to identify the purpose of each branch.</w:t>
      </w:r>
      <w:r w:rsidRPr="00B15B66">
        <w:rPr>
          <w:rFonts w:ascii="Arial" w:eastAsia="Arial" w:hAnsi="Arial" w:cs="Arial"/>
          <w:sz w:val="20"/>
          <w:szCs w:val="20"/>
        </w:rPr>
        <w:br/>
      </w:r>
    </w:p>
    <w:p w14:paraId="7EE815B5" w14:textId="77777777" w:rsidR="00D72A72" w:rsidRPr="00B15B66" w:rsidRDefault="00D72A72" w:rsidP="00D72A72">
      <w:pPr>
        <w:pStyle w:val="ListParagraph"/>
        <w:numPr>
          <w:ilvl w:val="0"/>
          <w:numId w:val="18"/>
        </w:numPr>
        <w:rPr>
          <w:rFonts w:ascii="Arial" w:eastAsia="Arial" w:hAnsi="Arial" w:cs="Arial"/>
          <w:sz w:val="20"/>
          <w:szCs w:val="20"/>
        </w:rPr>
      </w:pPr>
      <w:r w:rsidRPr="00B15B66">
        <w:rPr>
          <w:rFonts w:ascii="Arial" w:eastAsia="Arial" w:hAnsi="Arial" w:cs="Arial"/>
          <w:b/>
          <w:bCs/>
          <w:sz w:val="20"/>
          <w:szCs w:val="20"/>
        </w:rPr>
        <w:t>Frequent Commits with Descriptive Messages:</w:t>
      </w:r>
      <w:r w:rsidRPr="00B15B66">
        <w:rPr>
          <w:rFonts w:ascii="Arial" w:eastAsia="Arial" w:hAnsi="Arial" w:cs="Arial"/>
          <w:sz w:val="20"/>
          <w:szCs w:val="20"/>
        </w:rPr>
        <w:br/>
        <w:t>Commit changes regularly with meaningful messages to capture incremental progress and reasoning.</w:t>
      </w:r>
      <w:r w:rsidRPr="00B15B66">
        <w:rPr>
          <w:rFonts w:ascii="Arial" w:eastAsia="Arial" w:hAnsi="Arial" w:cs="Arial"/>
          <w:sz w:val="20"/>
          <w:szCs w:val="20"/>
        </w:rPr>
        <w:br/>
      </w:r>
    </w:p>
    <w:p w14:paraId="2895ACBA" w14:textId="77777777" w:rsidR="00D72A72" w:rsidRPr="00B15B66" w:rsidRDefault="00D72A72" w:rsidP="00D72A72">
      <w:pPr>
        <w:pStyle w:val="ListParagraph"/>
        <w:numPr>
          <w:ilvl w:val="0"/>
          <w:numId w:val="18"/>
        </w:numPr>
        <w:rPr>
          <w:rFonts w:ascii="Arial" w:eastAsia="Arial" w:hAnsi="Arial" w:cs="Arial"/>
          <w:sz w:val="20"/>
          <w:szCs w:val="20"/>
        </w:rPr>
      </w:pPr>
      <w:r w:rsidRPr="00B15B66">
        <w:rPr>
          <w:rFonts w:ascii="Arial" w:eastAsia="Arial" w:hAnsi="Arial" w:cs="Arial"/>
          <w:b/>
          <w:bCs/>
          <w:sz w:val="20"/>
          <w:szCs w:val="20"/>
        </w:rPr>
        <w:t>Code Reviews and Testing on Branch:</w:t>
      </w:r>
      <w:r w:rsidRPr="00B15B66">
        <w:rPr>
          <w:rFonts w:ascii="Arial" w:eastAsia="Arial" w:hAnsi="Arial" w:cs="Arial"/>
          <w:sz w:val="20"/>
          <w:szCs w:val="20"/>
        </w:rPr>
        <w:br/>
        <w:t>Conduct code reviews and run tests in the feature branch before merging, ensuring that only verified changes enter the main branch.</w:t>
      </w:r>
      <w:r w:rsidRPr="00B15B66">
        <w:rPr>
          <w:rFonts w:ascii="Arial" w:eastAsia="Arial" w:hAnsi="Arial" w:cs="Arial"/>
          <w:sz w:val="20"/>
          <w:szCs w:val="20"/>
        </w:rPr>
        <w:br/>
      </w:r>
    </w:p>
    <w:p w14:paraId="3C868268" w14:textId="1B2D5387" w:rsidR="00EA0749" w:rsidRPr="00B15B66" w:rsidRDefault="00D72A72" w:rsidP="000D27D7">
      <w:pPr>
        <w:pStyle w:val="ListParagraph"/>
        <w:numPr>
          <w:ilvl w:val="0"/>
          <w:numId w:val="18"/>
        </w:numPr>
        <w:rPr>
          <w:rFonts w:ascii="Arial" w:eastAsia="Arial" w:hAnsi="Arial" w:cs="Arial"/>
        </w:rPr>
      </w:pPr>
      <w:r w:rsidRPr="00B15B66">
        <w:rPr>
          <w:rFonts w:ascii="Arial" w:eastAsia="Arial" w:hAnsi="Arial" w:cs="Arial"/>
          <w:b/>
          <w:bCs/>
          <w:sz w:val="20"/>
          <w:szCs w:val="20"/>
        </w:rPr>
        <w:t>Merge Back Using Pull Requests:</w:t>
      </w:r>
      <w:r w:rsidRPr="00B15B66">
        <w:rPr>
          <w:rFonts w:ascii="Arial" w:eastAsia="Arial" w:hAnsi="Arial" w:cs="Arial"/>
          <w:sz w:val="20"/>
          <w:szCs w:val="20"/>
        </w:rPr>
        <w:br/>
        <w:t>Use pull requests for merging branches back into the main branch to maintain a clear audit trail of what was changed and why.</w:t>
      </w:r>
    </w:p>
    <w:p w14:paraId="0C27D418" w14:textId="5EA4B9DF" w:rsidR="00EA0749" w:rsidRDefault="00000000" w:rsidP="00D72A72">
      <w:pPr>
        <w:spacing w:after="0" w:line="276" w:lineRule="auto"/>
        <w:ind w:left="720"/>
        <w:rPr>
          <w:rFonts w:ascii="Arial" w:eastAsia="Arial" w:hAnsi="Arial" w:cs="Arial"/>
        </w:rPr>
      </w:pPr>
      <w:r>
        <w:rPr>
          <w:rFonts w:ascii="Arial" w:eastAsia="Arial" w:hAnsi="Arial" w:cs="Arial"/>
        </w:rPr>
        <w:t>All changes must be merged via pull requests (PRs) to facilitate code reviews. A code merge from a hotfix branch involves integrating urgent bug fixes or critical patches into other branches, typically the main branch and potentially other relevant branches (e.g., develop, release branches). This process ensures that the fixes are applied consistently across the project without affecting ongoing development.</w:t>
      </w:r>
    </w:p>
    <w:p w14:paraId="6F0064B9" w14:textId="77777777" w:rsidR="00EA0749" w:rsidRDefault="00EA0749">
      <w:pPr>
        <w:spacing w:after="0" w:line="276" w:lineRule="auto"/>
        <w:ind w:left="720"/>
        <w:rPr>
          <w:rFonts w:ascii="Arial" w:eastAsia="Arial" w:hAnsi="Arial" w:cs="Arial"/>
        </w:rPr>
      </w:pPr>
    </w:p>
    <w:p w14:paraId="7D24FC66" w14:textId="77777777" w:rsidR="00EA0749" w:rsidRDefault="00000000">
      <w:pPr>
        <w:spacing w:after="0" w:line="276" w:lineRule="auto"/>
        <w:rPr>
          <w:rFonts w:ascii="Arial" w:eastAsia="Arial" w:hAnsi="Arial" w:cs="Arial"/>
        </w:rPr>
      </w:pPr>
      <w:r>
        <w:rPr>
          <w:rFonts w:ascii="Arial" w:eastAsia="Arial" w:hAnsi="Arial" w:cs="Arial"/>
        </w:rPr>
        <w:t>Example Scenario:</w:t>
      </w:r>
      <w:r>
        <w:rPr>
          <w:rFonts w:ascii="Arial" w:eastAsia="Arial" w:hAnsi="Arial" w:cs="Arial"/>
        </w:rPr>
        <w:br/>
      </w:r>
    </w:p>
    <w:p w14:paraId="0EF3C42D" w14:textId="77777777" w:rsidR="00EA0749" w:rsidRDefault="00000000">
      <w:pPr>
        <w:spacing w:after="0" w:line="276" w:lineRule="auto"/>
        <w:rPr>
          <w:rFonts w:ascii="Arial" w:eastAsia="Arial" w:hAnsi="Arial" w:cs="Arial"/>
        </w:rPr>
      </w:pPr>
      <w:r>
        <w:rPr>
          <w:rFonts w:ascii="Arial" w:eastAsia="Arial" w:hAnsi="Arial" w:cs="Arial"/>
        </w:rPr>
        <w:t>While using Git Flow, a developer working on a new feature would create a branch called `feature/user-profile`. They would then develop the feature, regularly push to this branch, and finally open a PR to merge into `develop`, where it will undergo further testing before being released.</w:t>
      </w:r>
    </w:p>
    <w:p w14:paraId="0C9A2585" w14:textId="77777777" w:rsidR="00FB6462" w:rsidRDefault="00FB6462">
      <w:pPr>
        <w:spacing w:after="0" w:line="276" w:lineRule="auto"/>
        <w:rPr>
          <w:rFonts w:ascii="Arial" w:eastAsia="Arial" w:hAnsi="Arial" w:cs="Arial"/>
        </w:rPr>
      </w:pPr>
    </w:p>
    <w:p w14:paraId="1C073EA0" w14:textId="77777777" w:rsidR="00FB6462" w:rsidRDefault="00FB6462">
      <w:pPr>
        <w:spacing w:after="0" w:line="276" w:lineRule="auto"/>
        <w:rPr>
          <w:rFonts w:ascii="Arial" w:eastAsia="Arial" w:hAnsi="Arial" w:cs="Arial"/>
        </w:rPr>
      </w:pPr>
    </w:p>
    <w:p w14:paraId="09887F5B" w14:textId="77777777" w:rsidR="00FB6462" w:rsidRDefault="00FB6462">
      <w:pPr>
        <w:spacing w:after="0" w:line="276" w:lineRule="auto"/>
        <w:rPr>
          <w:rFonts w:ascii="Arial" w:eastAsia="Arial" w:hAnsi="Arial" w:cs="Arial"/>
        </w:rPr>
      </w:pPr>
    </w:p>
    <w:p w14:paraId="61A43493" w14:textId="77777777" w:rsidR="00FB6462" w:rsidRDefault="00FB6462">
      <w:pPr>
        <w:spacing w:after="0" w:line="276" w:lineRule="auto"/>
        <w:rPr>
          <w:rFonts w:ascii="Arial" w:eastAsia="Arial" w:hAnsi="Arial" w:cs="Arial"/>
        </w:rPr>
      </w:pPr>
    </w:p>
    <w:p w14:paraId="575E4BD4" w14:textId="77777777" w:rsidR="00FB6462" w:rsidRDefault="00FB6462">
      <w:pPr>
        <w:spacing w:after="0" w:line="276" w:lineRule="auto"/>
        <w:rPr>
          <w:rFonts w:ascii="Arial" w:eastAsia="Arial" w:hAnsi="Arial" w:cs="Arial"/>
        </w:rPr>
      </w:pPr>
    </w:p>
    <w:p w14:paraId="46D15A20" w14:textId="77777777" w:rsidR="00FB6462" w:rsidRDefault="00FB6462">
      <w:pPr>
        <w:spacing w:after="0" w:line="276" w:lineRule="auto"/>
        <w:rPr>
          <w:rFonts w:ascii="Arial" w:eastAsia="Arial" w:hAnsi="Arial" w:cs="Arial"/>
        </w:rPr>
      </w:pPr>
    </w:p>
    <w:p w14:paraId="5E8C8543" w14:textId="77777777" w:rsidR="00FB6462" w:rsidRDefault="00FB6462">
      <w:pPr>
        <w:spacing w:after="0" w:line="276" w:lineRule="auto"/>
        <w:rPr>
          <w:rFonts w:ascii="Arial" w:eastAsia="Arial" w:hAnsi="Arial" w:cs="Arial"/>
        </w:rPr>
      </w:pPr>
    </w:p>
    <w:p w14:paraId="123FC3A8" w14:textId="77777777" w:rsidR="00FB6462" w:rsidRDefault="00FB6462">
      <w:pPr>
        <w:spacing w:after="0" w:line="276" w:lineRule="auto"/>
        <w:rPr>
          <w:rFonts w:ascii="Arial" w:eastAsia="Arial" w:hAnsi="Arial" w:cs="Arial"/>
        </w:rPr>
      </w:pPr>
    </w:p>
    <w:p w14:paraId="7B46869A" w14:textId="77777777" w:rsidR="00FB6462" w:rsidRDefault="00FB6462">
      <w:pPr>
        <w:spacing w:after="0" w:line="276" w:lineRule="auto"/>
        <w:rPr>
          <w:rFonts w:ascii="Arial" w:eastAsia="Arial" w:hAnsi="Arial" w:cs="Arial"/>
        </w:rPr>
      </w:pPr>
    </w:p>
    <w:p w14:paraId="26F4833E" w14:textId="77777777" w:rsidR="00FB6462" w:rsidRDefault="00FB6462">
      <w:pPr>
        <w:spacing w:after="0" w:line="276" w:lineRule="auto"/>
        <w:rPr>
          <w:rFonts w:ascii="Arial" w:eastAsia="Arial" w:hAnsi="Arial" w:cs="Arial"/>
        </w:rPr>
      </w:pPr>
    </w:p>
    <w:p w14:paraId="12975750" w14:textId="77777777" w:rsidR="00FB6462" w:rsidRDefault="00FB6462">
      <w:pPr>
        <w:spacing w:after="0" w:line="276" w:lineRule="auto"/>
        <w:rPr>
          <w:rFonts w:ascii="Arial" w:eastAsia="Arial" w:hAnsi="Arial" w:cs="Arial"/>
        </w:rPr>
      </w:pPr>
    </w:p>
    <w:p w14:paraId="5E32F1AB" w14:textId="77777777" w:rsidR="00FB6462" w:rsidRDefault="00FB6462">
      <w:pPr>
        <w:spacing w:after="0" w:line="276" w:lineRule="auto"/>
        <w:rPr>
          <w:rFonts w:ascii="Arial" w:eastAsia="Arial" w:hAnsi="Arial" w:cs="Arial"/>
        </w:rPr>
      </w:pPr>
    </w:p>
    <w:p w14:paraId="11EADC10" w14:textId="77777777" w:rsidR="00FB6462" w:rsidRDefault="00FB6462">
      <w:pPr>
        <w:spacing w:after="0" w:line="276" w:lineRule="auto"/>
        <w:rPr>
          <w:rFonts w:ascii="Arial" w:eastAsia="Arial" w:hAnsi="Arial" w:cs="Arial"/>
        </w:rPr>
      </w:pPr>
    </w:p>
    <w:p w14:paraId="4A89721C" w14:textId="77777777" w:rsidR="00FB6462" w:rsidRDefault="00FB6462">
      <w:pPr>
        <w:spacing w:after="0" w:line="276" w:lineRule="auto"/>
        <w:rPr>
          <w:rFonts w:ascii="Arial" w:eastAsia="Arial" w:hAnsi="Arial" w:cs="Arial"/>
        </w:rPr>
      </w:pPr>
    </w:p>
    <w:p w14:paraId="066893C4" w14:textId="77777777" w:rsidR="00FB6462" w:rsidRDefault="00FB6462">
      <w:pPr>
        <w:spacing w:after="0" w:line="276" w:lineRule="auto"/>
        <w:rPr>
          <w:rFonts w:ascii="Arial" w:eastAsia="Arial" w:hAnsi="Arial" w:cs="Arial"/>
        </w:rPr>
      </w:pPr>
    </w:p>
    <w:p w14:paraId="1F06392F" w14:textId="77777777" w:rsidR="00FB6462" w:rsidRDefault="00FB6462">
      <w:pPr>
        <w:spacing w:after="0" w:line="276" w:lineRule="auto"/>
        <w:rPr>
          <w:rFonts w:ascii="Arial" w:eastAsia="Arial" w:hAnsi="Arial" w:cs="Arial"/>
        </w:rPr>
      </w:pPr>
    </w:p>
    <w:p w14:paraId="5A62BAEE" w14:textId="77777777" w:rsidR="00FB6462" w:rsidRDefault="00FB6462">
      <w:pPr>
        <w:spacing w:after="0" w:line="276" w:lineRule="auto"/>
        <w:rPr>
          <w:rFonts w:ascii="Arial" w:eastAsia="Arial" w:hAnsi="Arial" w:cs="Arial"/>
        </w:rPr>
      </w:pPr>
    </w:p>
    <w:p w14:paraId="4F4623BB" w14:textId="77777777" w:rsidR="00FB6462" w:rsidRDefault="00FB6462">
      <w:pPr>
        <w:spacing w:after="0" w:line="276" w:lineRule="auto"/>
        <w:rPr>
          <w:rFonts w:ascii="Arial" w:eastAsia="Arial" w:hAnsi="Arial" w:cs="Arial"/>
        </w:rPr>
      </w:pPr>
    </w:p>
    <w:p w14:paraId="2F22634A" w14:textId="77777777" w:rsidR="00FB6462" w:rsidRDefault="00FB6462">
      <w:pPr>
        <w:spacing w:after="0" w:line="276" w:lineRule="auto"/>
        <w:rPr>
          <w:rFonts w:ascii="Arial" w:eastAsia="Arial" w:hAnsi="Arial" w:cs="Arial"/>
        </w:rPr>
      </w:pPr>
    </w:p>
    <w:p w14:paraId="4160C396" w14:textId="77777777" w:rsidR="00FB6462" w:rsidRDefault="00FB6462">
      <w:pPr>
        <w:spacing w:after="0" w:line="276" w:lineRule="auto"/>
        <w:rPr>
          <w:rFonts w:ascii="Arial" w:eastAsia="Arial" w:hAnsi="Arial" w:cs="Arial"/>
        </w:rPr>
      </w:pPr>
    </w:p>
    <w:p w14:paraId="2ADB6418" w14:textId="77777777" w:rsidR="00932670" w:rsidRDefault="00932670">
      <w:pPr>
        <w:spacing w:after="0" w:line="276" w:lineRule="auto"/>
        <w:rPr>
          <w:rFonts w:ascii="Arial" w:eastAsia="Arial" w:hAnsi="Arial" w:cs="Arial"/>
        </w:rPr>
      </w:pPr>
    </w:p>
    <w:p w14:paraId="797F14B8" w14:textId="77777777" w:rsidR="00FB6462" w:rsidRDefault="00FB6462">
      <w:pPr>
        <w:spacing w:after="0" w:line="276" w:lineRule="auto"/>
        <w:rPr>
          <w:rFonts w:ascii="Arial" w:eastAsia="Arial" w:hAnsi="Arial" w:cs="Arial"/>
        </w:rPr>
      </w:pPr>
    </w:p>
    <w:p w14:paraId="1D7FA345" w14:textId="77777777" w:rsidR="00FB6462" w:rsidRDefault="00FB6462">
      <w:pPr>
        <w:spacing w:after="0" w:line="276" w:lineRule="auto"/>
        <w:rPr>
          <w:rFonts w:ascii="Arial" w:eastAsia="Arial" w:hAnsi="Arial" w:cs="Arial"/>
        </w:rPr>
      </w:pPr>
    </w:p>
    <w:p w14:paraId="38B9B436" w14:textId="77777777" w:rsidR="00EA0749" w:rsidRDefault="00000000">
      <w:pPr>
        <w:pStyle w:val="Heading4"/>
        <w:spacing w:after="0" w:line="276" w:lineRule="auto"/>
      </w:pPr>
      <w:bookmarkStart w:id="17" w:name="_fqbehz6rypqm" w:colFirst="0" w:colLast="0"/>
      <w:bookmarkEnd w:id="17"/>
      <w:r>
        <w:lastRenderedPageBreak/>
        <w:t>5.2.1 Merge Conflict</w:t>
      </w:r>
    </w:p>
    <w:p w14:paraId="4743487E" w14:textId="77777777" w:rsidR="00EA0749" w:rsidRDefault="00000000">
      <w:pPr>
        <w:rPr>
          <w:rFonts w:ascii="Arial" w:eastAsia="Arial" w:hAnsi="Arial" w:cs="Arial"/>
        </w:rPr>
      </w:pPr>
      <w:r>
        <w:br/>
      </w:r>
      <w:r>
        <w:rPr>
          <w:rFonts w:ascii="Arial" w:eastAsia="Arial" w:hAnsi="Arial" w:cs="Arial"/>
        </w:rPr>
        <w:t>A merge conflict occurs when changes from two or more branches cannot be automatically merged by Git, usually because they involve conflicting edits to the same lines of code or files.</w:t>
      </w:r>
    </w:p>
    <w:p w14:paraId="7B40F18C" w14:textId="77777777" w:rsidR="00EA0749" w:rsidRDefault="00000000">
      <w:pPr>
        <w:numPr>
          <w:ilvl w:val="0"/>
          <w:numId w:val="13"/>
        </w:numPr>
      </w:pPr>
      <w:r>
        <w:rPr>
          <w:rFonts w:ascii="Arial" w:eastAsia="Arial" w:hAnsi="Arial" w:cs="Arial"/>
        </w:rPr>
        <w:t>Common Causes</w:t>
      </w:r>
    </w:p>
    <w:p w14:paraId="057F77A8" w14:textId="77777777" w:rsidR="00EA0749" w:rsidRDefault="00000000">
      <w:pPr>
        <w:ind w:left="720"/>
        <w:rPr>
          <w:rFonts w:ascii="Arial" w:eastAsia="Arial" w:hAnsi="Arial" w:cs="Arial"/>
        </w:rPr>
      </w:pPr>
      <w:r>
        <w:rPr>
          <w:rFonts w:ascii="Arial" w:eastAsia="Arial" w:hAnsi="Arial" w:cs="Arial"/>
          <w:b/>
        </w:rPr>
        <w:t>1. Concurrent Edits:</w:t>
      </w:r>
      <w:r>
        <w:rPr>
          <w:rFonts w:ascii="Arial" w:eastAsia="Arial" w:hAnsi="Arial" w:cs="Arial"/>
        </w:rPr>
        <w:t xml:space="preserve"> Multiple contributors modify the same line in a file.</w:t>
      </w:r>
    </w:p>
    <w:p w14:paraId="061E1BD0" w14:textId="77777777" w:rsidR="00EA0749" w:rsidRDefault="00000000">
      <w:pPr>
        <w:ind w:left="720"/>
        <w:rPr>
          <w:rFonts w:ascii="Arial" w:eastAsia="Arial" w:hAnsi="Arial" w:cs="Arial"/>
        </w:rPr>
      </w:pPr>
      <w:r>
        <w:rPr>
          <w:rFonts w:ascii="Arial" w:eastAsia="Arial" w:hAnsi="Arial" w:cs="Arial"/>
          <w:b/>
        </w:rPr>
        <w:t>2. File Deletion:</w:t>
      </w:r>
      <w:r>
        <w:rPr>
          <w:rFonts w:ascii="Arial" w:eastAsia="Arial" w:hAnsi="Arial" w:cs="Arial"/>
        </w:rPr>
        <w:t xml:space="preserve"> One branch deletes a file while another makes changes to it.</w:t>
      </w:r>
    </w:p>
    <w:p w14:paraId="4C1D9B61" w14:textId="77777777" w:rsidR="00EA0749" w:rsidRDefault="00000000">
      <w:pPr>
        <w:ind w:left="720"/>
        <w:rPr>
          <w:rFonts w:ascii="Arial" w:eastAsia="Arial" w:hAnsi="Arial" w:cs="Arial"/>
        </w:rPr>
      </w:pPr>
      <w:r>
        <w:rPr>
          <w:rFonts w:ascii="Arial" w:eastAsia="Arial" w:hAnsi="Arial" w:cs="Arial"/>
          <w:b/>
        </w:rPr>
        <w:t>3. Nearby Changes:</w:t>
      </w:r>
      <w:r>
        <w:rPr>
          <w:rFonts w:ascii="Arial" w:eastAsia="Arial" w:hAnsi="Arial" w:cs="Arial"/>
        </w:rPr>
        <w:t xml:space="preserve"> Edits are made to adjacent lines, causing ambiguity.</w:t>
      </w:r>
    </w:p>
    <w:p w14:paraId="26DEC782" w14:textId="77777777" w:rsidR="00EA0749" w:rsidRDefault="00000000">
      <w:pPr>
        <w:ind w:left="720"/>
        <w:rPr>
          <w:rFonts w:ascii="Arial" w:eastAsia="Arial" w:hAnsi="Arial" w:cs="Arial"/>
        </w:rPr>
      </w:pPr>
      <w:r>
        <w:rPr>
          <w:rFonts w:ascii="Arial" w:eastAsia="Arial" w:hAnsi="Arial" w:cs="Arial"/>
          <w:b/>
        </w:rPr>
        <w:t>4. Rebasing Issues:</w:t>
      </w:r>
      <w:r>
        <w:rPr>
          <w:rFonts w:ascii="Arial" w:eastAsia="Arial" w:hAnsi="Arial" w:cs="Arial"/>
        </w:rPr>
        <w:t xml:space="preserve"> Conflicts during rebasing from overlapping changes.</w:t>
      </w:r>
    </w:p>
    <w:p w14:paraId="4B9895F3" w14:textId="77777777" w:rsidR="00EA0749" w:rsidRDefault="00000000">
      <w:pPr>
        <w:numPr>
          <w:ilvl w:val="0"/>
          <w:numId w:val="11"/>
        </w:numPr>
      </w:pPr>
      <w:r>
        <w:rPr>
          <w:rFonts w:ascii="Arial" w:eastAsia="Arial" w:hAnsi="Arial" w:cs="Arial"/>
        </w:rPr>
        <w:t>Identifying Merge Conflicts</w:t>
      </w:r>
    </w:p>
    <w:p w14:paraId="37BD6F4F" w14:textId="77777777" w:rsidR="00EA0749" w:rsidRDefault="00000000">
      <w:pPr>
        <w:ind w:left="720"/>
        <w:rPr>
          <w:rFonts w:ascii="Arial" w:eastAsia="Arial" w:hAnsi="Arial" w:cs="Arial"/>
        </w:rPr>
      </w:pPr>
      <w:r>
        <w:rPr>
          <w:rFonts w:ascii="Arial" w:eastAsia="Arial" w:hAnsi="Arial" w:cs="Arial"/>
        </w:rPr>
        <w:t>When merging branches (e.g., via a pull request), GitHub will indicate files with conflicts, marking the pull request as unmergeable.</w:t>
      </w:r>
    </w:p>
    <w:p w14:paraId="7963EFFB" w14:textId="77777777" w:rsidR="00EA0749" w:rsidRDefault="00000000">
      <w:pPr>
        <w:numPr>
          <w:ilvl w:val="0"/>
          <w:numId w:val="7"/>
        </w:numPr>
      </w:pPr>
      <w:r>
        <w:rPr>
          <w:rFonts w:ascii="Arial" w:eastAsia="Arial" w:hAnsi="Arial" w:cs="Arial"/>
        </w:rPr>
        <w:t>Steps to Resolve Merge Conflicts</w:t>
      </w:r>
    </w:p>
    <w:p w14:paraId="642440D6" w14:textId="5CEF280D" w:rsidR="00EA0749" w:rsidRDefault="00000000" w:rsidP="00FB6462">
      <w:pPr>
        <w:ind w:left="720" w:firstLine="720"/>
        <w:rPr>
          <w:rFonts w:ascii="Arial" w:eastAsia="Arial" w:hAnsi="Arial" w:cs="Arial"/>
        </w:rPr>
      </w:pPr>
      <w:r>
        <w:rPr>
          <w:rFonts w:ascii="Arial" w:eastAsia="Arial" w:hAnsi="Arial" w:cs="Arial"/>
        </w:rPr>
        <w:t>1. Check Out the Target Branch:  $ git checkout main</w:t>
      </w:r>
    </w:p>
    <w:p w14:paraId="4AF28EF2" w14:textId="5DE0705C" w:rsidR="00EA0749" w:rsidRDefault="00000000">
      <w:pPr>
        <w:ind w:left="1440"/>
        <w:rPr>
          <w:rFonts w:ascii="Arial" w:eastAsia="Arial" w:hAnsi="Arial" w:cs="Arial"/>
        </w:rPr>
      </w:pPr>
      <w:r>
        <w:rPr>
          <w:rFonts w:ascii="Arial" w:eastAsia="Arial" w:hAnsi="Arial" w:cs="Arial"/>
        </w:rPr>
        <w:t xml:space="preserve">2. Attempt the Merge:  </w:t>
      </w:r>
      <w:proofErr w:type="gramStart"/>
      <w:r>
        <w:rPr>
          <w:rFonts w:ascii="Arial" w:eastAsia="Arial" w:hAnsi="Arial" w:cs="Arial"/>
        </w:rPr>
        <w:t>$  git</w:t>
      </w:r>
      <w:proofErr w:type="gramEnd"/>
      <w:r>
        <w:rPr>
          <w:rFonts w:ascii="Arial" w:eastAsia="Arial" w:hAnsi="Arial" w:cs="Arial"/>
        </w:rPr>
        <w:t xml:space="preserve"> merge feature-branch</w:t>
      </w:r>
    </w:p>
    <w:p w14:paraId="22A26FC8" w14:textId="06435A02" w:rsidR="00EA0749" w:rsidRDefault="00000000">
      <w:pPr>
        <w:ind w:left="1440"/>
        <w:rPr>
          <w:rFonts w:ascii="Arial" w:eastAsia="Arial" w:hAnsi="Arial" w:cs="Arial"/>
        </w:rPr>
      </w:pPr>
      <w:r>
        <w:rPr>
          <w:rFonts w:ascii="Arial" w:eastAsia="Arial" w:hAnsi="Arial" w:cs="Arial"/>
        </w:rPr>
        <w:t xml:space="preserve"> 3. Open Conflicted Files:   Conflicted files will show markers </w:t>
      </w:r>
      <w:r w:rsidR="00732945">
        <w:rPr>
          <w:rFonts w:ascii="Arial" w:eastAsia="Arial" w:hAnsi="Arial" w:cs="Arial"/>
        </w:rPr>
        <w:t>as (</w:t>
      </w:r>
      <w:r>
        <w:rPr>
          <w:rFonts w:ascii="Arial" w:eastAsia="Arial" w:hAnsi="Arial" w:cs="Arial"/>
        </w:rPr>
        <w:t>&lt;&lt;&lt;&lt;&lt;&lt;&lt;, =======, &gt;&gt;&gt;&gt;&gt;&gt;&gt;).</w:t>
      </w:r>
    </w:p>
    <w:p w14:paraId="3E45E523" w14:textId="60E0B75F" w:rsidR="00EA0749" w:rsidRDefault="00000000">
      <w:pPr>
        <w:ind w:left="1440"/>
        <w:rPr>
          <w:rFonts w:ascii="Arial" w:eastAsia="Arial" w:hAnsi="Arial" w:cs="Arial"/>
        </w:rPr>
      </w:pPr>
      <w:r>
        <w:rPr>
          <w:rFonts w:ascii="Arial" w:eastAsia="Arial" w:hAnsi="Arial" w:cs="Arial"/>
        </w:rPr>
        <w:t>4. Resolve Conflicts:   Manually edit the files to select or combine changes and remove conflict markers.</w:t>
      </w:r>
    </w:p>
    <w:p w14:paraId="1EE498F7" w14:textId="7B976628" w:rsidR="00EA0749" w:rsidRDefault="00000000">
      <w:pPr>
        <w:ind w:left="1440"/>
        <w:rPr>
          <w:rFonts w:ascii="Arial" w:eastAsia="Arial" w:hAnsi="Arial" w:cs="Arial"/>
        </w:rPr>
      </w:pPr>
      <w:r>
        <w:rPr>
          <w:rFonts w:ascii="Arial" w:eastAsia="Arial" w:hAnsi="Arial" w:cs="Arial"/>
        </w:rPr>
        <w:t>5. Mark Resolved:   Add the resolved files:    $ git add &lt;file-name&gt;</w:t>
      </w:r>
    </w:p>
    <w:p w14:paraId="121ACD82" w14:textId="2952C3B0" w:rsidR="00EA0749" w:rsidRDefault="00000000" w:rsidP="00FB6462">
      <w:pPr>
        <w:ind w:left="1440"/>
        <w:rPr>
          <w:rFonts w:ascii="Arial" w:eastAsia="Arial" w:hAnsi="Arial" w:cs="Arial"/>
        </w:rPr>
      </w:pPr>
      <w:r>
        <w:rPr>
          <w:rFonts w:ascii="Arial" w:eastAsia="Arial" w:hAnsi="Arial" w:cs="Arial"/>
        </w:rPr>
        <w:t xml:space="preserve"> 6. Complete the Merge:   Commit the changes:   $ git commit -m "Resolved merge conflict"</w:t>
      </w:r>
    </w:p>
    <w:p w14:paraId="307AD147" w14:textId="672A07A2" w:rsidR="00EA0749" w:rsidRDefault="00000000">
      <w:pPr>
        <w:ind w:left="1440"/>
        <w:rPr>
          <w:rFonts w:ascii="Arial" w:eastAsia="Arial" w:hAnsi="Arial" w:cs="Arial"/>
        </w:rPr>
      </w:pPr>
      <w:r>
        <w:rPr>
          <w:rFonts w:ascii="Arial" w:eastAsia="Arial" w:hAnsi="Arial" w:cs="Arial"/>
        </w:rPr>
        <w:t xml:space="preserve">7. Push Changes:  </w:t>
      </w:r>
      <w:proofErr w:type="gramStart"/>
      <w:r>
        <w:rPr>
          <w:rFonts w:ascii="Arial" w:eastAsia="Arial" w:hAnsi="Arial" w:cs="Arial"/>
        </w:rPr>
        <w:t>$  git</w:t>
      </w:r>
      <w:proofErr w:type="gramEnd"/>
      <w:r>
        <w:rPr>
          <w:rFonts w:ascii="Arial" w:eastAsia="Arial" w:hAnsi="Arial" w:cs="Arial"/>
        </w:rPr>
        <w:t xml:space="preserve"> push origin main</w:t>
      </w:r>
    </w:p>
    <w:p w14:paraId="72BB6B27" w14:textId="77777777" w:rsidR="00EA0749" w:rsidRDefault="00000000">
      <w:pPr>
        <w:numPr>
          <w:ilvl w:val="0"/>
          <w:numId w:val="6"/>
        </w:numPr>
      </w:pPr>
      <w:r>
        <w:rPr>
          <w:rFonts w:ascii="Arial" w:eastAsia="Arial" w:hAnsi="Arial" w:cs="Arial"/>
        </w:rPr>
        <w:t>Best Practices to Avoid Conflicts</w:t>
      </w:r>
    </w:p>
    <w:p w14:paraId="1B0AB99F" w14:textId="77777777" w:rsidR="00EA0749" w:rsidRDefault="00000000">
      <w:pPr>
        <w:ind w:left="720"/>
        <w:rPr>
          <w:rFonts w:ascii="Arial" w:eastAsia="Arial" w:hAnsi="Arial" w:cs="Arial"/>
        </w:rPr>
      </w:pPr>
      <w:r>
        <w:rPr>
          <w:rFonts w:ascii="Arial" w:eastAsia="Arial" w:hAnsi="Arial" w:cs="Arial"/>
        </w:rPr>
        <w:t>-  Frequent Updates: Regularly pull recent changes into your feature branches.</w:t>
      </w:r>
    </w:p>
    <w:p w14:paraId="057FC562" w14:textId="77777777" w:rsidR="00EA0749" w:rsidRDefault="00000000">
      <w:pPr>
        <w:ind w:left="720"/>
        <w:rPr>
          <w:rFonts w:ascii="Arial" w:eastAsia="Arial" w:hAnsi="Arial" w:cs="Arial"/>
        </w:rPr>
      </w:pPr>
      <w:r>
        <w:rPr>
          <w:rFonts w:ascii="Arial" w:eastAsia="Arial" w:hAnsi="Arial" w:cs="Arial"/>
        </w:rPr>
        <w:t>- Clear Communication: Coordinate with team members on overlapping changes.</w:t>
      </w:r>
    </w:p>
    <w:p w14:paraId="11C3F20F" w14:textId="77777777" w:rsidR="00EA0749" w:rsidRDefault="00000000">
      <w:pPr>
        <w:ind w:left="720"/>
        <w:rPr>
          <w:rFonts w:ascii="Arial" w:eastAsia="Arial" w:hAnsi="Arial" w:cs="Arial"/>
        </w:rPr>
      </w:pPr>
      <w:r>
        <w:rPr>
          <w:rFonts w:ascii="Arial" w:eastAsia="Arial" w:hAnsi="Arial" w:cs="Arial"/>
        </w:rPr>
        <w:t>- Smaller Pull Requests: Limit pull requests to specific changes.</w:t>
      </w:r>
    </w:p>
    <w:p w14:paraId="2529D86E" w14:textId="77777777" w:rsidR="00EA0749" w:rsidRDefault="00000000">
      <w:pPr>
        <w:ind w:left="720"/>
        <w:rPr>
          <w:rFonts w:ascii="Arial" w:eastAsia="Arial" w:hAnsi="Arial" w:cs="Arial"/>
        </w:rPr>
      </w:pPr>
      <w:r>
        <w:rPr>
          <w:rFonts w:ascii="Arial" w:eastAsia="Arial" w:hAnsi="Arial" w:cs="Arial"/>
        </w:rPr>
        <w:t>Conclusion</w:t>
      </w:r>
    </w:p>
    <w:p w14:paraId="5160C987" w14:textId="77777777" w:rsidR="00EA0749" w:rsidRDefault="00000000">
      <w:pPr>
        <w:ind w:left="720"/>
        <w:rPr>
          <w:rFonts w:ascii="Arial" w:eastAsia="Arial" w:hAnsi="Arial" w:cs="Arial"/>
        </w:rPr>
      </w:pPr>
      <w:r>
        <w:rPr>
          <w:rFonts w:ascii="Arial" w:eastAsia="Arial" w:hAnsi="Arial" w:cs="Arial"/>
        </w:rPr>
        <w:t>Merge conflicts are a normal part of collaborative development in GitHub. Understanding how to manage and resolve them effectively is essential for maintaining a smooth workflow.</w:t>
      </w:r>
    </w:p>
    <w:p w14:paraId="09202A85" w14:textId="77777777" w:rsidR="00EA0749" w:rsidRDefault="00000000">
      <w:pPr>
        <w:pStyle w:val="Heading2"/>
        <w:spacing w:line="276" w:lineRule="auto"/>
        <w:rPr>
          <w:rFonts w:ascii="Arial" w:eastAsia="Arial" w:hAnsi="Arial" w:cs="Arial"/>
          <w:b/>
          <w:color w:val="000000"/>
        </w:rPr>
      </w:pPr>
      <w:bookmarkStart w:id="18" w:name="_of2nac7ksf97" w:colFirst="0" w:colLast="0"/>
      <w:bookmarkEnd w:id="18"/>
      <w:r>
        <w:rPr>
          <w:b/>
          <w:color w:val="000000"/>
        </w:rPr>
        <w:t xml:space="preserve">6. Webhook Integration with Jenkins </w:t>
      </w:r>
    </w:p>
    <w:p w14:paraId="320BE810" w14:textId="77777777" w:rsidR="00EA0749" w:rsidRDefault="00000000">
      <w:pPr>
        <w:pStyle w:val="Heading3"/>
        <w:spacing w:after="0" w:line="276" w:lineRule="auto"/>
      </w:pPr>
      <w:bookmarkStart w:id="19" w:name="_o93cgfg474bv" w:colFirst="0" w:colLast="0"/>
      <w:bookmarkEnd w:id="19"/>
      <w:r>
        <w:t>6.1 Overview</w:t>
      </w:r>
    </w:p>
    <w:p w14:paraId="0DD28D0D" w14:textId="77777777" w:rsidR="00EA0749" w:rsidRDefault="00EA0749">
      <w:pPr>
        <w:spacing w:after="0" w:line="276" w:lineRule="auto"/>
        <w:rPr>
          <w:rFonts w:ascii="Arial" w:eastAsia="Arial" w:hAnsi="Arial" w:cs="Arial"/>
        </w:rPr>
      </w:pPr>
    </w:p>
    <w:p w14:paraId="6179DA07" w14:textId="77777777" w:rsidR="00EA0749" w:rsidRDefault="00000000">
      <w:pPr>
        <w:spacing w:after="0" w:line="276" w:lineRule="auto"/>
        <w:rPr>
          <w:rFonts w:ascii="Arial" w:eastAsia="Arial" w:hAnsi="Arial" w:cs="Arial"/>
        </w:rPr>
      </w:pPr>
      <w:r>
        <w:rPr>
          <w:rFonts w:ascii="Arial" w:eastAsia="Arial" w:hAnsi="Arial" w:cs="Arial"/>
        </w:rPr>
        <w:t>Automate the CI/CD pipeline by integrating GitHub repositories with Jenkins using webhooks. This integration allows Jenkins to automatically trigger builds and deployments based on code changes.</w:t>
      </w:r>
    </w:p>
    <w:p w14:paraId="1AAE2220" w14:textId="77777777" w:rsidR="00EA0749" w:rsidRDefault="00000000">
      <w:pPr>
        <w:pStyle w:val="Heading3"/>
        <w:spacing w:after="0" w:line="276" w:lineRule="auto"/>
        <w:rPr>
          <w:rFonts w:ascii="Arial" w:eastAsia="Arial" w:hAnsi="Arial" w:cs="Arial"/>
        </w:rPr>
      </w:pPr>
      <w:bookmarkStart w:id="20" w:name="_jm8r6isoryr" w:colFirst="0" w:colLast="0"/>
      <w:bookmarkEnd w:id="20"/>
      <w:r>
        <w:t>6.2 Setup Instruction</w:t>
      </w:r>
    </w:p>
    <w:p w14:paraId="255FE877" w14:textId="77777777" w:rsidR="00EA0749" w:rsidRDefault="00000000">
      <w:pPr>
        <w:pStyle w:val="Heading4"/>
        <w:rPr>
          <w:rFonts w:ascii="Arial" w:eastAsia="Arial" w:hAnsi="Arial" w:cs="Arial"/>
        </w:rPr>
      </w:pPr>
      <w:bookmarkStart w:id="21" w:name="_r32dfi6odi9e" w:colFirst="0" w:colLast="0"/>
      <w:bookmarkEnd w:id="21"/>
      <w:r>
        <w:t xml:space="preserve">6.2.1 </w:t>
      </w:r>
      <w:r>
        <w:rPr>
          <w:rFonts w:ascii="Arial" w:eastAsia="Arial" w:hAnsi="Arial" w:cs="Arial"/>
        </w:rPr>
        <w:t>Create a Webhook in GitHub:</w:t>
      </w:r>
    </w:p>
    <w:p w14:paraId="6B65D19A" w14:textId="77777777" w:rsidR="00EA0749" w:rsidRDefault="00000000">
      <w:pPr>
        <w:numPr>
          <w:ilvl w:val="0"/>
          <w:numId w:val="10"/>
        </w:numPr>
        <w:spacing w:after="0" w:line="276" w:lineRule="auto"/>
        <w:rPr>
          <w:rFonts w:ascii="Arial" w:eastAsia="Arial" w:hAnsi="Arial" w:cs="Arial"/>
        </w:rPr>
      </w:pPr>
      <w:r>
        <w:rPr>
          <w:rFonts w:ascii="Arial" w:eastAsia="Arial" w:hAnsi="Arial" w:cs="Arial"/>
        </w:rPr>
        <w:t xml:space="preserve">  Navigate to the repository’s settings.</w:t>
      </w:r>
    </w:p>
    <w:p w14:paraId="3C26FFE0" w14:textId="77777777" w:rsidR="00EA0749" w:rsidRDefault="00000000">
      <w:pPr>
        <w:numPr>
          <w:ilvl w:val="0"/>
          <w:numId w:val="10"/>
        </w:numPr>
        <w:spacing w:after="0" w:line="276" w:lineRule="auto"/>
        <w:rPr>
          <w:rFonts w:ascii="Arial" w:eastAsia="Arial" w:hAnsi="Arial" w:cs="Arial"/>
        </w:rPr>
      </w:pPr>
      <w:r>
        <w:rPr>
          <w:rFonts w:ascii="Arial" w:eastAsia="Arial" w:hAnsi="Arial" w:cs="Arial"/>
        </w:rPr>
        <w:t xml:space="preserve">  Select Webhooks from the sidebar and click on Add webhook.</w:t>
      </w:r>
    </w:p>
    <w:p w14:paraId="3F3302D3" w14:textId="77777777" w:rsidR="00EA0749" w:rsidRDefault="00000000">
      <w:pPr>
        <w:numPr>
          <w:ilvl w:val="0"/>
          <w:numId w:val="10"/>
        </w:numPr>
        <w:spacing w:after="0" w:line="276" w:lineRule="auto"/>
        <w:rPr>
          <w:rFonts w:ascii="Arial" w:eastAsia="Arial" w:hAnsi="Arial" w:cs="Arial"/>
        </w:rPr>
      </w:pPr>
      <w:r>
        <w:rPr>
          <w:rFonts w:ascii="Arial" w:eastAsia="Arial" w:hAnsi="Arial" w:cs="Arial"/>
        </w:rPr>
        <w:t xml:space="preserve">  Enter the Jenkins URL followed by `/</w:t>
      </w:r>
      <w:proofErr w:type="spellStart"/>
      <w:r>
        <w:rPr>
          <w:rFonts w:ascii="Arial" w:eastAsia="Arial" w:hAnsi="Arial" w:cs="Arial"/>
        </w:rPr>
        <w:t>github</w:t>
      </w:r>
      <w:proofErr w:type="spellEnd"/>
      <w:r>
        <w:rPr>
          <w:rFonts w:ascii="Arial" w:eastAsia="Arial" w:hAnsi="Arial" w:cs="Arial"/>
        </w:rPr>
        <w:t>-webhook/` (e.g., `https://your-jenkins-url/github-webhook/`).</w:t>
      </w:r>
    </w:p>
    <w:p w14:paraId="23003950" w14:textId="77777777" w:rsidR="00EA0749" w:rsidRDefault="00000000">
      <w:pPr>
        <w:numPr>
          <w:ilvl w:val="0"/>
          <w:numId w:val="10"/>
        </w:numPr>
        <w:spacing w:after="0" w:line="276" w:lineRule="auto"/>
        <w:rPr>
          <w:rFonts w:ascii="Arial" w:eastAsia="Arial" w:hAnsi="Arial" w:cs="Arial"/>
        </w:rPr>
      </w:pPr>
      <w:r>
        <w:rPr>
          <w:rFonts w:ascii="Arial" w:eastAsia="Arial" w:hAnsi="Arial" w:cs="Arial"/>
        </w:rPr>
        <w:t xml:space="preserve">  Select Just the push event to trigger builds on code pushes.</w:t>
      </w:r>
    </w:p>
    <w:p w14:paraId="5AA371AD" w14:textId="77777777" w:rsidR="00EA0749" w:rsidRDefault="00000000">
      <w:pPr>
        <w:numPr>
          <w:ilvl w:val="0"/>
          <w:numId w:val="10"/>
        </w:numPr>
        <w:spacing w:after="0" w:line="276" w:lineRule="auto"/>
        <w:rPr>
          <w:rFonts w:ascii="Arial" w:eastAsia="Arial" w:hAnsi="Arial" w:cs="Arial"/>
        </w:rPr>
      </w:pPr>
      <w:r>
        <w:rPr>
          <w:rFonts w:ascii="Arial" w:eastAsia="Arial" w:hAnsi="Arial" w:cs="Arial"/>
        </w:rPr>
        <w:t xml:space="preserve">  Click Add webhook to save.</w:t>
      </w:r>
    </w:p>
    <w:p w14:paraId="4B4CDBDA" w14:textId="77777777" w:rsidR="00EA0749" w:rsidRDefault="00EA0749">
      <w:pPr>
        <w:rPr>
          <w:rFonts w:ascii="Arial" w:eastAsia="Arial" w:hAnsi="Arial" w:cs="Arial"/>
          <w:b/>
          <w:sz w:val="20"/>
          <w:szCs w:val="20"/>
          <w:u w:val="single"/>
        </w:rPr>
      </w:pPr>
    </w:p>
    <w:p w14:paraId="5E9B2A83" w14:textId="77777777" w:rsidR="00EA0749" w:rsidRDefault="00000000">
      <w:pPr>
        <w:pStyle w:val="Heading2"/>
      </w:pPr>
      <w:bookmarkStart w:id="22" w:name="_f2x3styvz1n2" w:colFirst="0" w:colLast="0"/>
      <w:bookmarkEnd w:id="22"/>
      <w:r>
        <w:rPr>
          <w:b/>
          <w:color w:val="000000"/>
        </w:rPr>
        <w:lastRenderedPageBreak/>
        <w:t xml:space="preserve">7. </w:t>
      </w:r>
      <w:r w:rsidRPr="0021488D">
        <w:rPr>
          <w:b/>
          <w:color w:val="000000"/>
        </w:rPr>
        <w:t>Release</w:t>
      </w:r>
      <w:r w:rsidRPr="0021488D">
        <w:rPr>
          <w:color w:val="auto"/>
        </w:rPr>
        <w:t xml:space="preserve"> </w:t>
      </w:r>
      <w:r w:rsidRPr="0021488D">
        <w:rPr>
          <w:b/>
          <w:color w:val="000000"/>
        </w:rPr>
        <w:t>Process</w:t>
      </w:r>
    </w:p>
    <w:p w14:paraId="01BAC826" w14:textId="77777777" w:rsidR="00EA0749" w:rsidRDefault="00EA0749">
      <w:pPr>
        <w:spacing w:after="0" w:line="276" w:lineRule="auto"/>
        <w:rPr>
          <w:rFonts w:ascii="Arial" w:eastAsia="Arial" w:hAnsi="Arial" w:cs="Arial"/>
        </w:rPr>
      </w:pPr>
    </w:p>
    <w:p w14:paraId="759D0423" w14:textId="77777777" w:rsidR="00EA0749" w:rsidRDefault="00000000">
      <w:pPr>
        <w:spacing w:after="0" w:line="276" w:lineRule="auto"/>
        <w:rPr>
          <w:rFonts w:ascii="Arial" w:eastAsia="Arial" w:hAnsi="Arial" w:cs="Arial"/>
        </w:rPr>
      </w:pPr>
      <w:r>
        <w:rPr>
          <w:rFonts w:ascii="Arial" w:eastAsia="Arial" w:hAnsi="Arial" w:cs="Arial"/>
        </w:rPr>
        <w:t>1. After completing features and testing, merge the `develop` branch into `main`.</w:t>
      </w:r>
    </w:p>
    <w:p w14:paraId="23B4A49C" w14:textId="77777777" w:rsidR="00EA0749" w:rsidRDefault="00000000">
      <w:pPr>
        <w:spacing w:after="0" w:line="276" w:lineRule="auto"/>
        <w:rPr>
          <w:rFonts w:ascii="Arial" w:eastAsia="Arial" w:hAnsi="Arial" w:cs="Arial"/>
        </w:rPr>
      </w:pPr>
      <w:r>
        <w:rPr>
          <w:rFonts w:ascii="Arial" w:eastAsia="Arial" w:hAnsi="Arial" w:cs="Arial"/>
        </w:rPr>
        <w:t>2. Create a tag for the release on `main`.</w:t>
      </w:r>
    </w:p>
    <w:p w14:paraId="641BC2D2" w14:textId="77777777" w:rsidR="00EA0749" w:rsidRDefault="00000000">
      <w:pPr>
        <w:spacing w:after="0" w:line="276" w:lineRule="auto"/>
        <w:rPr>
          <w:rFonts w:ascii="Arial" w:eastAsia="Arial" w:hAnsi="Arial" w:cs="Arial"/>
        </w:rPr>
      </w:pPr>
      <w:r>
        <w:rPr>
          <w:rFonts w:ascii="Arial" w:eastAsia="Arial" w:hAnsi="Arial" w:cs="Arial"/>
        </w:rPr>
        <w:t>3. Optionally, inform stakeholders of the release using GitHub Releases or appropriate notifications.</w:t>
      </w:r>
    </w:p>
    <w:p w14:paraId="180DDD70" w14:textId="77777777" w:rsidR="00EA0749" w:rsidRDefault="00EA0749">
      <w:pPr>
        <w:spacing w:after="0" w:line="276" w:lineRule="auto"/>
        <w:rPr>
          <w:rFonts w:ascii="Arial" w:eastAsia="Arial" w:hAnsi="Arial" w:cs="Arial"/>
        </w:rPr>
      </w:pPr>
    </w:p>
    <w:p w14:paraId="66F4E1C9" w14:textId="77777777" w:rsidR="00EA0749" w:rsidRDefault="00000000">
      <w:pPr>
        <w:spacing w:after="0" w:line="276" w:lineRule="auto"/>
        <w:rPr>
          <w:rFonts w:ascii="Arial" w:eastAsia="Arial" w:hAnsi="Arial" w:cs="Arial"/>
        </w:rPr>
      </w:pPr>
      <w:r>
        <w:rPr>
          <w:rFonts w:ascii="Arial" w:eastAsia="Arial" w:hAnsi="Arial" w:cs="Arial"/>
        </w:rPr>
        <w:t xml:space="preserve"> Example Scenario:</w:t>
      </w:r>
    </w:p>
    <w:p w14:paraId="5B86BC87" w14:textId="77777777" w:rsidR="00EA0749" w:rsidRDefault="00000000">
      <w:pPr>
        <w:spacing w:after="0" w:line="276" w:lineRule="auto"/>
        <w:rPr>
          <w:rFonts w:ascii="Arial" w:eastAsia="Arial" w:hAnsi="Arial" w:cs="Arial"/>
        </w:rPr>
      </w:pPr>
      <w:r>
        <w:rPr>
          <w:rFonts w:ascii="Arial" w:eastAsia="Arial" w:hAnsi="Arial" w:cs="Arial"/>
        </w:rPr>
        <w:t>After merging changes into the `main` branch following extensive testing, the release manager tags the commit as `v1.0.0`, marking it as production-ready, and informs the team of the new release.</w:t>
      </w:r>
    </w:p>
    <w:p w14:paraId="5AFB5F15" w14:textId="77777777" w:rsidR="00EA0749" w:rsidRDefault="00EA0749">
      <w:pPr>
        <w:spacing w:after="0" w:line="276" w:lineRule="auto"/>
        <w:rPr>
          <w:rFonts w:ascii="Arial" w:eastAsia="Arial" w:hAnsi="Arial" w:cs="Arial"/>
        </w:rPr>
      </w:pPr>
    </w:p>
    <w:p w14:paraId="22217EFC" w14:textId="77777777" w:rsidR="00FB6462" w:rsidRDefault="00000000" w:rsidP="00FB6462">
      <w:pPr>
        <w:pStyle w:val="Heading2"/>
        <w:spacing w:line="276" w:lineRule="auto"/>
      </w:pPr>
      <w:bookmarkStart w:id="23" w:name="_485wb74er7k9" w:colFirst="0" w:colLast="0"/>
      <w:bookmarkEnd w:id="23"/>
      <w:r>
        <w:rPr>
          <w:b/>
          <w:color w:val="000000"/>
        </w:rPr>
        <w:t>8. Compliance</w:t>
      </w:r>
    </w:p>
    <w:p w14:paraId="37BE8AF2" w14:textId="1EEDC168" w:rsidR="00EA0749" w:rsidRPr="00FB6462" w:rsidRDefault="00000000" w:rsidP="00FB6462">
      <w:pPr>
        <w:pStyle w:val="Heading2"/>
        <w:spacing w:line="276" w:lineRule="auto"/>
      </w:pPr>
      <w:r>
        <w:rPr>
          <w:rFonts w:ascii="Arial" w:eastAsia="Arial" w:hAnsi="Arial" w:cs="Arial"/>
        </w:rPr>
        <w:br/>
      </w:r>
      <w:r w:rsidRPr="00FB6462">
        <w:rPr>
          <w:rFonts w:ascii="Arial" w:eastAsia="Arial" w:hAnsi="Arial" w:cs="Arial"/>
          <w:color w:val="auto"/>
          <w:sz w:val="22"/>
          <w:szCs w:val="22"/>
        </w:rPr>
        <w:t>Failure to comply with this policy may lead to disciplinary action, including termination of access rights or other consequences. Additionally, no code should be shared outside the network of LTF; failing which, LTF reserves the right to take legal action.</w:t>
      </w:r>
    </w:p>
    <w:p w14:paraId="23E52B3A" w14:textId="77777777" w:rsidR="00EA0749" w:rsidRDefault="00EA0749">
      <w:pPr>
        <w:spacing w:after="0" w:line="276" w:lineRule="auto"/>
        <w:rPr>
          <w:rFonts w:ascii="Arial" w:eastAsia="Arial" w:hAnsi="Arial" w:cs="Arial"/>
        </w:rPr>
      </w:pPr>
    </w:p>
    <w:p w14:paraId="29B80439" w14:textId="77777777" w:rsidR="00EA0749" w:rsidRDefault="00000000">
      <w:pPr>
        <w:pStyle w:val="Heading2"/>
        <w:spacing w:line="276" w:lineRule="auto"/>
        <w:rPr>
          <w:rFonts w:ascii="Arial" w:eastAsia="Arial" w:hAnsi="Arial" w:cs="Arial"/>
          <w:b/>
          <w:color w:val="000000"/>
        </w:rPr>
      </w:pPr>
      <w:bookmarkStart w:id="24" w:name="_iu5l381gqk8j" w:colFirst="0" w:colLast="0"/>
      <w:bookmarkEnd w:id="24"/>
      <w:r>
        <w:rPr>
          <w:b/>
          <w:color w:val="000000"/>
        </w:rPr>
        <w:t>9. Review and Revision</w:t>
      </w:r>
      <w:r>
        <w:rPr>
          <w:b/>
          <w:color w:val="000000"/>
        </w:rPr>
        <w:br/>
      </w:r>
    </w:p>
    <w:p w14:paraId="1386C25F" w14:textId="77777777" w:rsidR="00EA0749" w:rsidRDefault="00000000">
      <w:pPr>
        <w:spacing w:after="0" w:line="276" w:lineRule="auto"/>
        <w:rPr>
          <w:rFonts w:ascii="Arial" w:eastAsia="Arial" w:hAnsi="Arial" w:cs="Arial"/>
        </w:rPr>
      </w:pPr>
      <w:r>
        <w:rPr>
          <w:rFonts w:ascii="Arial" w:eastAsia="Arial" w:hAnsi="Arial" w:cs="Arial"/>
        </w:rPr>
        <w:t>This policy is reviewed annually or as needed. Changes must be documented and approved.</w:t>
      </w:r>
    </w:p>
    <w:p w14:paraId="33DB6AD0" w14:textId="77777777" w:rsidR="00EA0749" w:rsidRDefault="00EA0749">
      <w:pPr>
        <w:spacing w:after="0" w:line="276" w:lineRule="auto"/>
        <w:rPr>
          <w:rFonts w:ascii="Arial" w:eastAsia="Arial" w:hAnsi="Arial" w:cs="Arial"/>
        </w:rPr>
      </w:pPr>
    </w:p>
    <w:p w14:paraId="039D7F2A" w14:textId="77777777" w:rsidR="00EA0749" w:rsidRDefault="00000000">
      <w:pPr>
        <w:spacing w:after="0" w:line="276" w:lineRule="auto"/>
        <w:rPr>
          <w:rFonts w:ascii="Arial" w:eastAsia="Arial" w:hAnsi="Arial" w:cs="Arial"/>
        </w:rPr>
      </w:pPr>
      <w:r>
        <w:rPr>
          <w:rFonts w:ascii="Arial" w:eastAsia="Arial" w:hAnsi="Arial" w:cs="Arial"/>
        </w:rPr>
        <w:t>Example Revision Scenario:</w:t>
      </w:r>
    </w:p>
    <w:p w14:paraId="4C241A51" w14:textId="77777777" w:rsidR="00EA0749" w:rsidRDefault="00000000">
      <w:pPr>
        <w:spacing w:after="0" w:line="276" w:lineRule="auto"/>
        <w:rPr>
          <w:rFonts w:ascii="Arial" w:eastAsia="Arial" w:hAnsi="Arial" w:cs="Arial"/>
        </w:rPr>
      </w:pPr>
      <w:r>
        <w:rPr>
          <w:rFonts w:ascii="Arial" w:eastAsia="Arial" w:hAnsi="Arial" w:cs="Arial"/>
        </w:rPr>
        <w:t>If GitHub introduces new features, the SOP will be updated to include these.</w:t>
      </w:r>
    </w:p>
    <w:p w14:paraId="201267C6" w14:textId="77777777" w:rsidR="00EA0749" w:rsidRDefault="00EA0749">
      <w:pPr>
        <w:spacing w:after="0" w:line="276" w:lineRule="auto"/>
        <w:rPr>
          <w:rFonts w:ascii="Arial" w:eastAsia="Arial" w:hAnsi="Arial" w:cs="Arial"/>
          <w:sz w:val="20"/>
          <w:szCs w:val="20"/>
        </w:rPr>
      </w:pPr>
    </w:p>
    <w:sectPr w:rsidR="00EA0749">
      <w:headerReference w:type="even" r:id="rId11"/>
      <w:headerReference w:type="default" r:id="rId12"/>
      <w:footerReference w:type="even" r:id="rId13"/>
      <w:footerReference w:type="default" r:id="rId14"/>
      <w:headerReference w:type="first" r:id="rId15"/>
      <w:footerReference w:type="first" r:id="rId16"/>
      <w:pgSz w:w="14064" w:h="18998"/>
      <w:pgMar w:top="1440" w:right="1080" w:bottom="1440" w:left="1080" w:header="567"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AC92" w14:textId="77777777" w:rsidR="00201E4E" w:rsidRDefault="00201E4E">
      <w:pPr>
        <w:spacing w:after="0" w:line="240" w:lineRule="auto"/>
      </w:pPr>
      <w:r>
        <w:separator/>
      </w:r>
    </w:p>
  </w:endnote>
  <w:endnote w:type="continuationSeparator" w:id="0">
    <w:p w14:paraId="0F59A4E2" w14:textId="77777777" w:rsidR="00201E4E" w:rsidRDefault="00201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2C350E7-DC53-4623-B8BC-F27D268F509A}"/>
    <w:embedBold r:id="rId2" w:fontKey="{4A7425A6-0759-4A2A-9758-543D07C45CB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9DC87098-C996-4134-92C7-0086E0578281}"/>
    <w:embedItalic r:id="rId4" w:fontKey="{0A7B95C1-6106-4D40-A882-25CC0D83F441}"/>
  </w:font>
  <w:font w:name="Cambria">
    <w:panose1 w:val="02040503050406030204"/>
    <w:charset w:val="00"/>
    <w:family w:val="roman"/>
    <w:pitch w:val="variable"/>
    <w:sig w:usb0="E00006FF" w:usb1="420024FF" w:usb2="02000000" w:usb3="00000000" w:csb0="0000019F" w:csb1="00000000"/>
    <w:embedRegular r:id="rId5" w:fontKey="{D13EC488-1E34-42FC-A98A-85C19EE4BB2E}"/>
  </w:font>
  <w:font w:name="Noto Sans Symbols">
    <w:charset w:val="00"/>
    <w:family w:val="auto"/>
    <w:pitch w:val="default"/>
    <w:embedRegular r:id="rId6" w:fontKey="{B7E86F39-9096-4C17-AA59-EA1703EF13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3FAC8" w14:textId="77777777" w:rsidR="00EA0749" w:rsidRDefault="00EA0749">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15D4" w14:textId="77777777" w:rsidR="00EA0749" w:rsidRDefault="00000000">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rsidR="002F563C">
      <w:rPr>
        <w:noProof/>
      </w:rPr>
      <w:t>1</w:t>
    </w:r>
    <w:r>
      <w:fldChar w:fldCharType="end"/>
    </w:r>
  </w:p>
  <w:p w14:paraId="7DEC471F" w14:textId="77777777" w:rsidR="00EA0749" w:rsidRDefault="00EA0749">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720B" w14:textId="77777777" w:rsidR="00EA0749" w:rsidRDefault="00EA0749">
    <w:pPr>
      <w:pBdr>
        <w:top w:val="nil"/>
        <w:left w:val="nil"/>
        <w:bottom w:val="nil"/>
        <w:right w:val="nil"/>
        <w:between w:val="nil"/>
      </w:pBdr>
      <w:tabs>
        <w:tab w:val="center" w:pos="4513"/>
        <w:tab w:val="right" w:pos="9026"/>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A745C" w14:textId="77777777" w:rsidR="00201E4E" w:rsidRDefault="00201E4E">
      <w:pPr>
        <w:spacing w:after="0" w:line="240" w:lineRule="auto"/>
      </w:pPr>
      <w:r>
        <w:separator/>
      </w:r>
    </w:p>
  </w:footnote>
  <w:footnote w:type="continuationSeparator" w:id="0">
    <w:p w14:paraId="1481440A" w14:textId="77777777" w:rsidR="00201E4E" w:rsidRDefault="00201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616D" w14:textId="77777777" w:rsidR="00EA0749" w:rsidRDefault="00EA0749">
    <w:pPr>
      <w:pBdr>
        <w:top w:val="nil"/>
        <w:left w:val="nil"/>
        <w:bottom w:val="nil"/>
        <w:right w:val="nil"/>
        <w:between w:val="nil"/>
      </w:pBdr>
      <w:tabs>
        <w:tab w:val="center" w:pos="4513"/>
        <w:tab w:val="right" w:pos="9026"/>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84127" w14:textId="77777777" w:rsidR="00EA0749" w:rsidRDefault="00000000">
    <w:pPr>
      <w:pBdr>
        <w:top w:val="nil"/>
        <w:left w:val="nil"/>
        <w:bottom w:val="nil"/>
        <w:right w:val="nil"/>
        <w:between w:val="nil"/>
      </w:pBdr>
      <w:tabs>
        <w:tab w:val="center" w:pos="4513"/>
        <w:tab w:val="right" w:pos="9026"/>
      </w:tabs>
      <w:spacing w:after="0" w:line="240" w:lineRule="auto"/>
    </w:pPr>
    <w:r>
      <w:rPr>
        <w:noProof/>
      </w:rPr>
      <mc:AlternateContent>
        <mc:Choice Requires="wpg">
          <w:drawing>
            <wp:inline distT="0" distB="0" distL="0" distR="0" wp14:anchorId="59F0177C" wp14:editId="6AC1C709">
              <wp:extent cx="7101840" cy="657454"/>
              <wp:effectExtent l="0" t="0" r="0" b="0"/>
              <wp:docPr id="2" name="Group 2"/>
              <wp:cNvGraphicFramePr/>
              <a:graphic xmlns:a="http://schemas.openxmlformats.org/drawingml/2006/main">
                <a:graphicData uri="http://schemas.microsoft.com/office/word/2010/wordprocessingGroup">
                  <wpg:wgp>
                    <wpg:cNvGrpSpPr/>
                    <wpg:grpSpPr>
                      <a:xfrm>
                        <a:off x="0" y="0"/>
                        <a:ext cx="7101840" cy="657454"/>
                        <a:chOff x="1795075" y="3451250"/>
                        <a:chExt cx="7101850" cy="657500"/>
                      </a:xfrm>
                    </wpg:grpSpPr>
                    <wpg:grpSp>
                      <wpg:cNvPr id="1882408179" name="Group 1882408179"/>
                      <wpg:cNvGrpSpPr/>
                      <wpg:grpSpPr>
                        <a:xfrm>
                          <a:off x="1795080" y="3451273"/>
                          <a:ext cx="7101840" cy="657454"/>
                          <a:chOff x="1795075" y="3451250"/>
                          <a:chExt cx="7101850" cy="657500"/>
                        </a:xfrm>
                      </wpg:grpSpPr>
                      <wps:wsp>
                        <wps:cNvPr id="406943668" name="Rectangle 406943668"/>
                        <wps:cNvSpPr/>
                        <wps:spPr>
                          <a:xfrm>
                            <a:off x="1795075" y="3451250"/>
                            <a:ext cx="7101850" cy="657500"/>
                          </a:xfrm>
                          <a:prstGeom prst="rect">
                            <a:avLst/>
                          </a:prstGeom>
                          <a:noFill/>
                          <a:ln>
                            <a:noFill/>
                          </a:ln>
                        </wps:spPr>
                        <wps:txbx>
                          <w:txbxContent>
                            <w:p w14:paraId="5E749D54"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g:grpSp>
                        <wpg:cNvPr id="591880826" name="Group 591880826"/>
                        <wpg:cNvGrpSpPr/>
                        <wpg:grpSpPr>
                          <a:xfrm>
                            <a:off x="1795080" y="3451273"/>
                            <a:ext cx="7101840" cy="657454"/>
                            <a:chOff x="0" y="0"/>
                            <a:chExt cx="7415331" cy="686948"/>
                          </a:xfrm>
                        </wpg:grpSpPr>
                        <wps:wsp>
                          <wps:cNvPr id="667546402" name="Rectangle 667546402"/>
                          <wps:cNvSpPr/>
                          <wps:spPr>
                            <a:xfrm>
                              <a:off x="0" y="0"/>
                              <a:ext cx="7415325" cy="686925"/>
                            </a:xfrm>
                            <a:prstGeom prst="rect">
                              <a:avLst/>
                            </a:prstGeom>
                            <a:noFill/>
                            <a:ln>
                              <a:noFill/>
                            </a:ln>
                          </wps:spPr>
                          <wps:txbx>
                            <w:txbxContent>
                              <w:p w14:paraId="1F286175"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1349642811" name="Freeform: Shape 1349642811"/>
                          <wps:cNvSpPr/>
                          <wps:spPr>
                            <a:xfrm>
                              <a:off x="0" y="538218"/>
                              <a:ext cx="7415331" cy="148730"/>
                            </a:xfrm>
                            <a:custGeom>
                              <a:avLst/>
                              <a:gdLst/>
                              <a:ahLst/>
                              <a:cxnLst/>
                              <a:rect l="l" t="t" r="r" b="b"/>
                              <a:pathLst>
                                <a:path w="7415331" h="148730" extrusionOk="0">
                                  <a:moveTo>
                                    <a:pt x="0" y="0"/>
                                  </a:moveTo>
                                  <a:lnTo>
                                    <a:pt x="7415331" y="0"/>
                                  </a:lnTo>
                                  <a:lnTo>
                                    <a:pt x="7324931" y="148730"/>
                                  </a:lnTo>
                                  <a:lnTo>
                                    <a:pt x="7248993" y="148730"/>
                                  </a:lnTo>
                                  <a:lnTo>
                                    <a:pt x="7297931" y="68213"/>
                                  </a:lnTo>
                                  <a:lnTo>
                                    <a:pt x="0" y="68213"/>
                                  </a:lnTo>
                                  <a:lnTo>
                                    <a:pt x="0" y="0"/>
                                  </a:lnTo>
                                  <a:close/>
                                </a:path>
                              </a:pathLst>
                            </a:custGeom>
                            <a:solidFill>
                              <a:srgbClr val="009ED5"/>
                            </a:solidFill>
                            <a:ln>
                              <a:noFill/>
                            </a:ln>
                          </wps:spPr>
                          <wps:bodyPr spcFirstLastPara="1" wrap="square" lIns="91425" tIns="91425" rIns="91425" bIns="91425" anchor="ctr" anchorCtr="0">
                            <a:noAutofit/>
                          </wps:bodyPr>
                        </wps:wsp>
                        <wps:wsp>
                          <wps:cNvPr id="1305490010" name="Freeform: Shape 1305490010"/>
                          <wps:cNvSpPr/>
                          <wps:spPr>
                            <a:xfrm>
                              <a:off x="5722423" y="210744"/>
                              <a:ext cx="79" cy="137"/>
                            </a:xfrm>
                            <a:custGeom>
                              <a:avLst/>
                              <a:gdLst/>
                              <a:ahLst/>
                              <a:cxnLst/>
                              <a:rect l="l" t="t" r="r" b="b"/>
                              <a:pathLst>
                                <a:path w="79" h="137" extrusionOk="0">
                                  <a:moveTo>
                                    <a:pt x="79" y="0"/>
                                  </a:moveTo>
                                  <a:lnTo>
                                    <a:pt x="79" y="137"/>
                                  </a:lnTo>
                                  <a:lnTo>
                                    <a:pt x="0" y="137"/>
                                  </a:lnTo>
                                  <a:lnTo>
                                    <a:pt x="79" y="0"/>
                                  </a:lnTo>
                                  <a:close/>
                                </a:path>
                              </a:pathLst>
                            </a:custGeom>
                            <a:solidFill>
                              <a:srgbClr val="181717"/>
                            </a:solidFill>
                            <a:ln>
                              <a:noFill/>
                            </a:ln>
                          </wps:spPr>
                          <wps:bodyPr spcFirstLastPara="1" wrap="square" lIns="91425" tIns="91425" rIns="91425" bIns="91425" anchor="ctr" anchorCtr="0">
                            <a:noAutofit/>
                          </wps:bodyPr>
                        </wps:wsp>
                        <wps:wsp>
                          <wps:cNvPr id="673594138" name="Freeform: Shape 673594138"/>
                          <wps:cNvSpPr/>
                          <wps:spPr>
                            <a:xfrm>
                              <a:off x="5534846" y="0"/>
                              <a:ext cx="187656" cy="375338"/>
                            </a:xfrm>
                            <a:custGeom>
                              <a:avLst/>
                              <a:gdLst/>
                              <a:ahLst/>
                              <a:cxnLst/>
                              <a:rect l="l" t="t" r="r" b="b"/>
                              <a:pathLst>
                                <a:path w="187656" h="375338" extrusionOk="0">
                                  <a:moveTo>
                                    <a:pt x="187578" y="0"/>
                                  </a:moveTo>
                                  <a:lnTo>
                                    <a:pt x="187656" y="8"/>
                                  </a:lnTo>
                                  <a:lnTo>
                                    <a:pt x="187656" y="23479"/>
                                  </a:lnTo>
                                  <a:lnTo>
                                    <a:pt x="187578" y="23471"/>
                                  </a:lnTo>
                                  <a:cubicBezTo>
                                    <a:pt x="181022" y="23471"/>
                                    <a:pt x="174376" y="23857"/>
                                    <a:pt x="168205" y="24685"/>
                                  </a:cubicBezTo>
                                  <a:lnTo>
                                    <a:pt x="87465" y="164200"/>
                                  </a:lnTo>
                                  <a:lnTo>
                                    <a:pt x="187578" y="164200"/>
                                  </a:lnTo>
                                  <a:lnTo>
                                    <a:pt x="160466" y="210858"/>
                                  </a:lnTo>
                                  <a:lnTo>
                                    <a:pt x="33508" y="210858"/>
                                  </a:lnTo>
                                  <a:lnTo>
                                    <a:pt x="137084" y="31535"/>
                                  </a:lnTo>
                                  <a:cubicBezTo>
                                    <a:pt x="71174" y="52926"/>
                                    <a:pt x="23341" y="114911"/>
                                    <a:pt x="23341" y="187476"/>
                                  </a:cubicBezTo>
                                  <a:cubicBezTo>
                                    <a:pt x="23341" y="269089"/>
                                    <a:pt x="83364" y="337262"/>
                                    <a:pt x="161635" y="349825"/>
                                  </a:cubicBezTo>
                                  <a:lnTo>
                                    <a:pt x="187656" y="304665"/>
                                  </a:lnTo>
                                  <a:lnTo>
                                    <a:pt x="187656" y="351817"/>
                                  </a:lnTo>
                                  <a:lnTo>
                                    <a:pt x="187578" y="351954"/>
                                  </a:lnTo>
                                  <a:lnTo>
                                    <a:pt x="187656" y="351946"/>
                                  </a:lnTo>
                                  <a:lnTo>
                                    <a:pt x="187656" y="375330"/>
                                  </a:lnTo>
                                  <a:lnTo>
                                    <a:pt x="187578" y="375338"/>
                                  </a:lnTo>
                                  <a:cubicBezTo>
                                    <a:pt x="84143" y="375338"/>
                                    <a:pt x="0" y="291045"/>
                                    <a:pt x="0" y="187476"/>
                                  </a:cubicBezTo>
                                  <a:cubicBezTo>
                                    <a:pt x="0" y="84147"/>
                                    <a:pt x="84143" y="0"/>
                                    <a:pt x="187578" y="0"/>
                                  </a:cubicBezTo>
                                  <a:close/>
                                </a:path>
                              </a:pathLst>
                            </a:custGeom>
                            <a:solidFill>
                              <a:srgbClr val="181717"/>
                            </a:solidFill>
                            <a:ln>
                              <a:noFill/>
                            </a:ln>
                          </wps:spPr>
                          <wps:txbx>
                            <w:txbxContent>
                              <w:p w14:paraId="17E7BF5B"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561469910" name="Freeform: Shape 561469910"/>
                          <wps:cNvSpPr/>
                          <wps:spPr>
                            <a:xfrm>
                              <a:off x="5722502" y="164200"/>
                              <a:ext cx="153955" cy="187617"/>
                            </a:xfrm>
                            <a:custGeom>
                              <a:avLst/>
                              <a:gdLst/>
                              <a:ahLst/>
                              <a:cxnLst/>
                              <a:rect l="l" t="t" r="r" b="b"/>
                              <a:pathLst>
                                <a:path w="153955" h="187617" extrusionOk="0">
                                  <a:moveTo>
                                    <a:pt x="26802" y="0"/>
                                  </a:moveTo>
                                  <a:lnTo>
                                    <a:pt x="153955" y="0"/>
                                  </a:lnTo>
                                  <a:lnTo>
                                    <a:pt x="127037" y="46796"/>
                                  </a:lnTo>
                                  <a:lnTo>
                                    <a:pt x="81032" y="46658"/>
                                  </a:lnTo>
                                  <a:lnTo>
                                    <a:pt x="0" y="187617"/>
                                  </a:lnTo>
                                  <a:lnTo>
                                    <a:pt x="0" y="140464"/>
                                  </a:lnTo>
                                  <a:lnTo>
                                    <a:pt x="54050" y="46658"/>
                                  </a:lnTo>
                                  <a:lnTo>
                                    <a:pt x="0" y="46680"/>
                                  </a:lnTo>
                                  <a:lnTo>
                                    <a:pt x="0" y="46543"/>
                                  </a:lnTo>
                                  <a:lnTo>
                                    <a:pt x="26802" y="0"/>
                                  </a:lnTo>
                                  <a:close/>
                                </a:path>
                              </a:pathLst>
                            </a:custGeom>
                            <a:solidFill>
                              <a:srgbClr val="181717"/>
                            </a:solidFill>
                            <a:ln>
                              <a:noFill/>
                            </a:ln>
                          </wps:spPr>
                          <wps:bodyPr spcFirstLastPara="1" wrap="square" lIns="91425" tIns="91425" rIns="91425" bIns="91425" anchor="ctr" anchorCtr="0">
                            <a:noAutofit/>
                          </wps:bodyPr>
                        </wps:wsp>
                        <wps:wsp>
                          <wps:cNvPr id="1326599367" name="Freeform: Shape 1326599367"/>
                          <wps:cNvSpPr/>
                          <wps:spPr>
                            <a:xfrm>
                              <a:off x="5722502" y="8"/>
                              <a:ext cx="187686" cy="375322"/>
                            </a:xfrm>
                            <a:custGeom>
                              <a:avLst/>
                              <a:gdLst/>
                              <a:ahLst/>
                              <a:cxnLst/>
                              <a:rect l="l" t="t" r="r" b="b"/>
                              <a:pathLst>
                                <a:path w="187686" h="375322" extrusionOk="0">
                                  <a:moveTo>
                                    <a:pt x="0" y="0"/>
                                  </a:moveTo>
                                  <a:lnTo>
                                    <a:pt x="37612" y="3810"/>
                                  </a:lnTo>
                                  <a:cubicBezTo>
                                    <a:pt x="122923" y="21328"/>
                                    <a:pt x="187686" y="97055"/>
                                    <a:pt x="187686" y="187468"/>
                                  </a:cubicBezTo>
                                  <a:cubicBezTo>
                                    <a:pt x="187686" y="278091"/>
                                    <a:pt x="122923" y="353956"/>
                                    <a:pt x="37612" y="371506"/>
                                  </a:cubicBezTo>
                                  <a:lnTo>
                                    <a:pt x="0" y="375322"/>
                                  </a:lnTo>
                                  <a:lnTo>
                                    <a:pt x="0" y="351938"/>
                                  </a:lnTo>
                                  <a:lnTo>
                                    <a:pt x="32928" y="348588"/>
                                  </a:lnTo>
                                  <a:cubicBezTo>
                                    <a:pt x="107633" y="333183"/>
                                    <a:pt x="164315" y="266616"/>
                                    <a:pt x="164315" y="187468"/>
                                  </a:cubicBezTo>
                                  <a:cubicBezTo>
                                    <a:pt x="164315" y="108643"/>
                                    <a:pt x="107633" y="42196"/>
                                    <a:pt x="32928" y="26816"/>
                                  </a:cubicBezTo>
                                  <a:lnTo>
                                    <a:pt x="0" y="23471"/>
                                  </a:lnTo>
                                  <a:lnTo>
                                    <a:pt x="0" y="0"/>
                                  </a:lnTo>
                                  <a:close/>
                                </a:path>
                              </a:pathLst>
                            </a:custGeom>
                            <a:solidFill>
                              <a:srgbClr val="181717"/>
                            </a:solidFill>
                            <a:ln>
                              <a:noFill/>
                            </a:ln>
                          </wps:spPr>
                          <wps:txbx>
                            <w:txbxContent>
                              <w:p w14:paraId="3EC9DC43"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67162813" name="Freeform: Shape 67162813"/>
                          <wps:cNvSpPr/>
                          <wps:spPr>
                            <a:xfrm>
                              <a:off x="5979125" y="91458"/>
                              <a:ext cx="114383" cy="187193"/>
                            </a:xfrm>
                            <a:custGeom>
                              <a:avLst/>
                              <a:gdLst/>
                              <a:ahLst/>
                              <a:cxnLst/>
                              <a:rect l="l" t="t" r="r" b="b"/>
                              <a:pathLst>
                                <a:path w="114383" h="187193" extrusionOk="0">
                                  <a:moveTo>
                                    <a:pt x="39708" y="0"/>
                                  </a:moveTo>
                                  <a:lnTo>
                                    <a:pt x="77267" y="0"/>
                                  </a:lnTo>
                                  <a:lnTo>
                                    <a:pt x="43744" y="157716"/>
                                  </a:lnTo>
                                  <a:lnTo>
                                    <a:pt x="114383" y="157716"/>
                                  </a:lnTo>
                                  <a:lnTo>
                                    <a:pt x="107993" y="187193"/>
                                  </a:lnTo>
                                  <a:lnTo>
                                    <a:pt x="0" y="187193"/>
                                  </a:lnTo>
                                  <a:lnTo>
                                    <a:pt x="39708" y="0"/>
                                  </a:lnTo>
                                  <a:close/>
                                </a:path>
                              </a:pathLst>
                            </a:custGeom>
                            <a:solidFill>
                              <a:srgbClr val="181717"/>
                            </a:solidFill>
                            <a:ln>
                              <a:noFill/>
                            </a:ln>
                          </wps:spPr>
                          <wps:bodyPr spcFirstLastPara="1" wrap="square" lIns="91425" tIns="91425" rIns="91425" bIns="91425" anchor="ctr" anchorCtr="0">
                            <a:noAutofit/>
                          </wps:bodyPr>
                        </wps:wsp>
                        <wps:wsp>
                          <wps:cNvPr id="148097824" name="Freeform: Shape 148097824"/>
                          <wps:cNvSpPr/>
                          <wps:spPr>
                            <a:xfrm>
                              <a:off x="6095483" y="93833"/>
                              <a:ext cx="68150" cy="188071"/>
                            </a:xfrm>
                            <a:custGeom>
                              <a:avLst/>
                              <a:gdLst/>
                              <a:ahLst/>
                              <a:cxnLst/>
                              <a:rect l="l" t="t" r="r" b="b"/>
                              <a:pathLst>
                                <a:path w="68150" h="188071" extrusionOk="0">
                                  <a:moveTo>
                                    <a:pt x="68150" y="0"/>
                                  </a:moveTo>
                                  <a:lnTo>
                                    <a:pt x="68150" y="102010"/>
                                  </a:lnTo>
                                  <a:lnTo>
                                    <a:pt x="67065" y="100365"/>
                                  </a:lnTo>
                                  <a:cubicBezTo>
                                    <a:pt x="51524" y="106275"/>
                                    <a:pt x="35985" y="114027"/>
                                    <a:pt x="35985" y="133048"/>
                                  </a:cubicBezTo>
                                  <a:cubicBezTo>
                                    <a:pt x="35985" y="142867"/>
                                    <a:pt x="39729" y="149640"/>
                                    <a:pt x="45691" y="153958"/>
                                  </a:cubicBezTo>
                                  <a:lnTo>
                                    <a:pt x="68150" y="159989"/>
                                  </a:lnTo>
                                  <a:lnTo>
                                    <a:pt x="68150" y="187665"/>
                                  </a:lnTo>
                                  <a:lnTo>
                                    <a:pt x="65175" y="188071"/>
                                  </a:lnTo>
                                  <a:cubicBezTo>
                                    <a:pt x="32184" y="188071"/>
                                    <a:pt x="0" y="172779"/>
                                    <a:pt x="0" y="134932"/>
                                  </a:cubicBezTo>
                                  <a:cubicBezTo>
                                    <a:pt x="0" y="103838"/>
                                    <a:pt x="24178" y="85062"/>
                                    <a:pt x="51524" y="76799"/>
                                  </a:cubicBezTo>
                                  <a:cubicBezTo>
                                    <a:pt x="44014" y="66576"/>
                                    <a:pt x="38409" y="58525"/>
                                    <a:pt x="38409" y="41868"/>
                                  </a:cubicBezTo>
                                  <a:cubicBezTo>
                                    <a:pt x="38409" y="25765"/>
                                    <a:pt x="45302" y="13902"/>
                                    <a:pt x="55749" y="6065"/>
                                  </a:cubicBezTo>
                                  <a:lnTo>
                                    <a:pt x="68150" y="0"/>
                                  </a:lnTo>
                                  <a:close/>
                                </a:path>
                              </a:pathLst>
                            </a:custGeom>
                            <a:solidFill>
                              <a:srgbClr val="181717"/>
                            </a:solidFill>
                            <a:ln>
                              <a:noFill/>
                            </a:ln>
                          </wps:spPr>
                          <wps:txbx>
                            <w:txbxContent>
                              <w:p w14:paraId="51EC71F3"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1566160747" name="Freeform: Shape 1566160747"/>
                          <wps:cNvSpPr/>
                          <wps:spPr>
                            <a:xfrm>
                              <a:off x="6163633" y="247659"/>
                              <a:ext cx="25745" cy="33839"/>
                            </a:xfrm>
                            <a:custGeom>
                              <a:avLst/>
                              <a:gdLst/>
                              <a:ahLst/>
                              <a:cxnLst/>
                              <a:rect l="l" t="t" r="r" b="b"/>
                              <a:pathLst>
                                <a:path w="25745" h="33839" extrusionOk="0">
                                  <a:moveTo>
                                    <a:pt x="25745" y="0"/>
                                  </a:moveTo>
                                  <a:lnTo>
                                    <a:pt x="25745" y="29957"/>
                                  </a:lnTo>
                                  <a:lnTo>
                                    <a:pt x="24533" y="30485"/>
                                  </a:lnTo>
                                  <a:lnTo>
                                    <a:pt x="0" y="33839"/>
                                  </a:lnTo>
                                  <a:lnTo>
                                    <a:pt x="0" y="6163"/>
                                  </a:lnTo>
                                  <a:lnTo>
                                    <a:pt x="560" y="6313"/>
                                  </a:lnTo>
                                  <a:cubicBezTo>
                                    <a:pt x="6176" y="6313"/>
                                    <a:pt x="11997" y="5517"/>
                                    <a:pt x="17455" y="3947"/>
                                  </a:cubicBezTo>
                                  <a:lnTo>
                                    <a:pt x="25745" y="0"/>
                                  </a:lnTo>
                                  <a:close/>
                                </a:path>
                              </a:pathLst>
                            </a:custGeom>
                            <a:solidFill>
                              <a:srgbClr val="181717"/>
                            </a:solidFill>
                            <a:ln>
                              <a:noFill/>
                            </a:ln>
                          </wps:spPr>
                          <wps:txbx>
                            <w:txbxContent>
                              <w:p w14:paraId="7D37BC88"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865669800" name="Freeform: Shape 865669800"/>
                          <wps:cNvSpPr/>
                          <wps:spPr>
                            <a:xfrm>
                              <a:off x="6163633" y="88321"/>
                              <a:ext cx="25745" cy="146549"/>
                            </a:xfrm>
                            <a:custGeom>
                              <a:avLst/>
                              <a:gdLst/>
                              <a:ahLst/>
                              <a:cxnLst/>
                              <a:rect l="l" t="t" r="r" b="b"/>
                              <a:pathLst>
                                <a:path w="25745" h="146549" extrusionOk="0">
                                  <a:moveTo>
                                    <a:pt x="25745" y="0"/>
                                  </a:moveTo>
                                  <a:lnTo>
                                    <a:pt x="25745" y="27042"/>
                                  </a:lnTo>
                                  <a:lnTo>
                                    <a:pt x="11327" y="32015"/>
                                  </a:lnTo>
                                  <a:cubicBezTo>
                                    <a:pt x="7098" y="35806"/>
                                    <a:pt x="4545" y="41372"/>
                                    <a:pt x="4545" y="48474"/>
                                  </a:cubicBezTo>
                                  <a:cubicBezTo>
                                    <a:pt x="4545" y="56527"/>
                                    <a:pt x="9615" y="65355"/>
                                    <a:pt x="14477" y="72087"/>
                                  </a:cubicBezTo>
                                  <a:lnTo>
                                    <a:pt x="25745" y="67109"/>
                                  </a:lnTo>
                                  <a:lnTo>
                                    <a:pt x="25745" y="146549"/>
                                  </a:lnTo>
                                  <a:lnTo>
                                    <a:pt x="0" y="107522"/>
                                  </a:lnTo>
                                  <a:lnTo>
                                    <a:pt x="0" y="5512"/>
                                  </a:lnTo>
                                  <a:lnTo>
                                    <a:pt x="5517" y="2814"/>
                                  </a:lnTo>
                                  <a:lnTo>
                                    <a:pt x="25745" y="0"/>
                                  </a:lnTo>
                                  <a:close/>
                                </a:path>
                              </a:pathLst>
                            </a:custGeom>
                            <a:solidFill>
                              <a:srgbClr val="181717"/>
                            </a:solidFill>
                            <a:ln>
                              <a:noFill/>
                            </a:ln>
                          </wps:spPr>
                          <wps:txbx>
                            <w:txbxContent>
                              <w:p w14:paraId="25FC82A0"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634262977" name="Freeform: Shape 634262977"/>
                          <wps:cNvSpPr/>
                          <wps:spPr>
                            <a:xfrm>
                              <a:off x="6189378" y="88250"/>
                              <a:ext cx="79680" cy="190402"/>
                            </a:xfrm>
                            <a:custGeom>
                              <a:avLst/>
                              <a:gdLst/>
                              <a:ahLst/>
                              <a:cxnLst/>
                              <a:rect l="l" t="t" r="r" b="b"/>
                              <a:pathLst>
                                <a:path w="79680" h="190402" extrusionOk="0">
                                  <a:moveTo>
                                    <a:pt x="515" y="0"/>
                                  </a:moveTo>
                                  <a:cubicBezTo>
                                    <a:pt x="22799" y="0"/>
                                    <a:pt x="52287" y="13126"/>
                                    <a:pt x="52287" y="42653"/>
                                  </a:cubicBezTo>
                                  <a:cubicBezTo>
                                    <a:pt x="52287" y="72428"/>
                                    <a:pt x="28430" y="85824"/>
                                    <a:pt x="3489" y="94943"/>
                                  </a:cubicBezTo>
                                  <a:lnTo>
                                    <a:pt x="30547" y="133841"/>
                                  </a:lnTo>
                                  <a:cubicBezTo>
                                    <a:pt x="39684" y="120485"/>
                                    <a:pt x="46372" y="105135"/>
                                    <a:pt x="46905" y="88766"/>
                                  </a:cubicBezTo>
                                  <a:lnTo>
                                    <a:pt x="79680" y="88766"/>
                                  </a:lnTo>
                                  <a:cubicBezTo>
                                    <a:pt x="76433" y="114502"/>
                                    <a:pt x="65953" y="140033"/>
                                    <a:pt x="47448" y="158800"/>
                                  </a:cubicBezTo>
                                  <a:lnTo>
                                    <a:pt x="69211" y="190402"/>
                                  </a:lnTo>
                                  <a:lnTo>
                                    <a:pt x="28959" y="190402"/>
                                  </a:lnTo>
                                  <a:lnTo>
                                    <a:pt x="22267" y="179670"/>
                                  </a:lnTo>
                                  <a:lnTo>
                                    <a:pt x="0" y="189366"/>
                                  </a:lnTo>
                                  <a:lnTo>
                                    <a:pt x="0" y="159409"/>
                                  </a:lnTo>
                                  <a:lnTo>
                                    <a:pt x="6420" y="156352"/>
                                  </a:lnTo>
                                  <a:lnTo>
                                    <a:pt x="0" y="146621"/>
                                  </a:lnTo>
                                  <a:lnTo>
                                    <a:pt x="0" y="67180"/>
                                  </a:lnTo>
                                  <a:lnTo>
                                    <a:pt x="10099" y="62718"/>
                                  </a:lnTo>
                                  <a:cubicBezTo>
                                    <a:pt x="16505" y="58057"/>
                                    <a:pt x="21201" y="51624"/>
                                    <a:pt x="21201" y="42653"/>
                                  </a:cubicBezTo>
                                  <a:cubicBezTo>
                                    <a:pt x="21201" y="30017"/>
                                    <a:pt x="11518" y="26281"/>
                                    <a:pt x="2417" y="26281"/>
                                  </a:cubicBezTo>
                                  <a:lnTo>
                                    <a:pt x="0" y="27114"/>
                                  </a:lnTo>
                                  <a:lnTo>
                                    <a:pt x="0" y="72"/>
                                  </a:lnTo>
                                  <a:lnTo>
                                    <a:pt x="515" y="0"/>
                                  </a:lnTo>
                                  <a:close/>
                                </a:path>
                              </a:pathLst>
                            </a:custGeom>
                            <a:solidFill>
                              <a:srgbClr val="181717"/>
                            </a:solidFill>
                            <a:ln>
                              <a:noFill/>
                            </a:ln>
                          </wps:spPr>
                          <wps:txbx>
                            <w:txbxContent>
                              <w:p w14:paraId="2B5A3754"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67585710" name="Freeform: Shape 67585710"/>
                          <wps:cNvSpPr/>
                          <wps:spPr>
                            <a:xfrm>
                              <a:off x="6264007" y="91458"/>
                              <a:ext cx="142656" cy="187193"/>
                            </a:xfrm>
                            <a:custGeom>
                              <a:avLst/>
                              <a:gdLst/>
                              <a:ahLst/>
                              <a:cxnLst/>
                              <a:rect l="l" t="t" r="r" b="b"/>
                              <a:pathLst>
                                <a:path w="142656" h="187193" extrusionOk="0">
                                  <a:moveTo>
                                    <a:pt x="6419" y="0"/>
                                  </a:moveTo>
                                  <a:lnTo>
                                    <a:pt x="142656" y="0"/>
                                  </a:lnTo>
                                  <a:lnTo>
                                    <a:pt x="136483" y="29520"/>
                                  </a:lnTo>
                                  <a:lnTo>
                                    <a:pt x="89233" y="29520"/>
                                  </a:lnTo>
                                  <a:lnTo>
                                    <a:pt x="55184" y="187193"/>
                                  </a:lnTo>
                                  <a:lnTo>
                                    <a:pt x="16024" y="187193"/>
                                  </a:lnTo>
                                  <a:lnTo>
                                    <a:pt x="50069" y="29520"/>
                                  </a:lnTo>
                                  <a:lnTo>
                                    <a:pt x="0" y="29520"/>
                                  </a:lnTo>
                                  <a:lnTo>
                                    <a:pt x="6419" y="0"/>
                                  </a:lnTo>
                                  <a:close/>
                                </a:path>
                              </a:pathLst>
                            </a:custGeom>
                            <a:solidFill>
                              <a:srgbClr val="181717"/>
                            </a:solidFill>
                            <a:ln>
                              <a:noFill/>
                            </a:ln>
                          </wps:spPr>
                          <wps:bodyPr spcFirstLastPara="1" wrap="square" lIns="91425" tIns="91425" rIns="91425" bIns="91425" anchor="ctr" anchorCtr="0">
                            <a:noAutofit/>
                          </wps:bodyPr>
                        </wps:wsp>
                        <wps:wsp>
                          <wps:cNvPr id="1617294718" name="Freeform: Shape 1617294718"/>
                          <wps:cNvSpPr/>
                          <wps:spPr>
                            <a:xfrm>
                              <a:off x="6446444" y="91511"/>
                              <a:ext cx="142740" cy="187200"/>
                            </a:xfrm>
                            <a:custGeom>
                              <a:avLst/>
                              <a:gdLst/>
                              <a:ahLst/>
                              <a:cxnLst/>
                              <a:rect l="l" t="t" r="r" b="b"/>
                              <a:pathLst>
                                <a:path w="142740" h="187200" extrusionOk="0">
                                  <a:moveTo>
                                    <a:pt x="39405" y="0"/>
                                  </a:moveTo>
                                  <a:lnTo>
                                    <a:pt x="142740" y="0"/>
                                  </a:lnTo>
                                  <a:lnTo>
                                    <a:pt x="136228" y="29484"/>
                                  </a:lnTo>
                                  <a:lnTo>
                                    <a:pt x="70819" y="29484"/>
                                  </a:lnTo>
                                  <a:lnTo>
                                    <a:pt x="60876" y="75626"/>
                                  </a:lnTo>
                                  <a:lnTo>
                                    <a:pt x="123401" y="75626"/>
                                  </a:lnTo>
                                  <a:lnTo>
                                    <a:pt x="117508" y="105120"/>
                                  </a:lnTo>
                                  <a:lnTo>
                                    <a:pt x="54739" y="105120"/>
                                  </a:lnTo>
                                  <a:lnTo>
                                    <a:pt x="37551" y="187200"/>
                                  </a:lnTo>
                                  <a:lnTo>
                                    <a:pt x="0" y="187200"/>
                                  </a:lnTo>
                                  <a:lnTo>
                                    <a:pt x="39405" y="0"/>
                                  </a:lnTo>
                                  <a:close/>
                                </a:path>
                              </a:pathLst>
                            </a:custGeom>
                            <a:solidFill>
                              <a:srgbClr val="181717"/>
                            </a:solidFill>
                            <a:ln>
                              <a:noFill/>
                            </a:ln>
                          </wps:spPr>
                          <wps:bodyPr spcFirstLastPara="1" wrap="square" lIns="91425" tIns="91425" rIns="91425" bIns="91425" anchor="ctr" anchorCtr="0">
                            <a:noAutofit/>
                          </wps:bodyPr>
                        </wps:wsp>
                        <wps:wsp>
                          <wps:cNvPr id="1059784460" name="Freeform: Shape 1059784460"/>
                          <wps:cNvSpPr/>
                          <wps:spPr>
                            <a:xfrm>
                              <a:off x="6572494" y="140569"/>
                              <a:ext cx="65477" cy="138143"/>
                            </a:xfrm>
                            <a:custGeom>
                              <a:avLst/>
                              <a:gdLst/>
                              <a:ahLst/>
                              <a:cxnLst/>
                              <a:rect l="l" t="t" r="r" b="b"/>
                              <a:pathLst>
                                <a:path w="65477" h="138143" extrusionOk="0">
                                  <a:moveTo>
                                    <a:pt x="29499" y="0"/>
                                  </a:moveTo>
                                  <a:lnTo>
                                    <a:pt x="65477" y="0"/>
                                  </a:lnTo>
                                  <a:lnTo>
                                    <a:pt x="35944" y="138143"/>
                                  </a:lnTo>
                                  <a:lnTo>
                                    <a:pt x="0" y="138143"/>
                                  </a:lnTo>
                                  <a:lnTo>
                                    <a:pt x="29499" y="0"/>
                                  </a:lnTo>
                                  <a:close/>
                                </a:path>
                              </a:pathLst>
                            </a:custGeom>
                            <a:solidFill>
                              <a:srgbClr val="181717"/>
                            </a:solidFill>
                            <a:ln>
                              <a:noFill/>
                            </a:ln>
                          </wps:spPr>
                          <wps:bodyPr spcFirstLastPara="1" wrap="square" lIns="91425" tIns="91425" rIns="91425" bIns="91425" anchor="ctr" anchorCtr="0">
                            <a:noAutofit/>
                          </wps:bodyPr>
                        </wps:wsp>
                        <wps:wsp>
                          <wps:cNvPr id="102530294" name="Freeform: Shape 102530294"/>
                          <wps:cNvSpPr/>
                          <wps:spPr>
                            <a:xfrm>
                              <a:off x="6607637" y="81014"/>
                              <a:ext cx="43463" cy="34341"/>
                            </a:xfrm>
                            <a:custGeom>
                              <a:avLst/>
                              <a:gdLst/>
                              <a:ahLst/>
                              <a:cxnLst/>
                              <a:rect l="l" t="t" r="r" b="b"/>
                              <a:pathLst>
                                <a:path w="43463" h="34341" extrusionOk="0">
                                  <a:moveTo>
                                    <a:pt x="7488" y="0"/>
                                  </a:moveTo>
                                  <a:lnTo>
                                    <a:pt x="43463" y="0"/>
                                  </a:lnTo>
                                  <a:lnTo>
                                    <a:pt x="35947" y="34341"/>
                                  </a:lnTo>
                                  <a:lnTo>
                                    <a:pt x="0" y="34341"/>
                                  </a:lnTo>
                                  <a:lnTo>
                                    <a:pt x="7488" y="0"/>
                                  </a:lnTo>
                                  <a:close/>
                                </a:path>
                              </a:pathLst>
                            </a:custGeom>
                            <a:solidFill>
                              <a:srgbClr val="181717"/>
                            </a:solidFill>
                            <a:ln>
                              <a:noFill/>
                            </a:ln>
                          </wps:spPr>
                          <wps:bodyPr spcFirstLastPara="1" wrap="square" lIns="91425" tIns="91425" rIns="91425" bIns="91425" anchor="ctr" anchorCtr="0">
                            <a:noAutofit/>
                          </wps:bodyPr>
                        </wps:wsp>
                        <wps:wsp>
                          <wps:cNvPr id="1904506933" name="Freeform: Shape 1904506933"/>
                          <wps:cNvSpPr/>
                          <wps:spPr>
                            <a:xfrm>
                              <a:off x="6635829" y="137361"/>
                              <a:ext cx="146484" cy="141351"/>
                            </a:xfrm>
                            <a:custGeom>
                              <a:avLst/>
                              <a:gdLst/>
                              <a:ahLst/>
                              <a:cxnLst/>
                              <a:rect l="l" t="t" r="r" b="b"/>
                              <a:pathLst>
                                <a:path w="146484" h="141351" extrusionOk="0">
                                  <a:moveTo>
                                    <a:pt x="101412" y="0"/>
                                  </a:moveTo>
                                  <a:cubicBezTo>
                                    <a:pt x="128516" y="0"/>
                                    <a:pt x="146484" y="16885"/>
                                    <a:pt x="146484" y="44274"/>
                                  </a:cubicBezTo>
                                  <a:cubicBezTo>
                                    <a:pt x="146484" y="54725"/>
                                    <a:pt x="143784" y="65733"/>
                                    <a:pt x="141891" y="74286"/>
                                  </a:cubicBezTo>
                                  <a:lnTo>
                                    <a:pt x="127422" y="141351"/>
                                  </a:lnTo>
                                  <a:lnTo>
                                    <a:pt x="91487" y="141351"/>
                                  </a:lnTo>
                                  <a:lnTo>
                                    <a:pt x="104904" y="76217"/>
                                  </a:lnTo>
                                  <a:cubicBezTo>
                                    <a:pt x="106790" y="66759"/>
                                    <a:pt x="108965" y="57360"/>
                                    <a:pt x="108965" y="47199"/>
                                  </a:cubicBezTo>
                                  <a:cubicBezTo>
                                    <a:pt x="108965" y="35673"/>
                                    <a:pt x="100868" y="27862"/>
                                    <a:pt x="89346" y="27862"/>
                                  </a:cubicBezTo>
                                  <a:cubicBezTo>
                                    <a:pt x="64404" y="27862"/>
                                    <a:pt x="55275" y="51232"/>
                                    <a:pt x="50731" y="71896"/>
                                  </a:cubicBezTo>
                                  <a:lnTo>
                                    <a:pt x="35985" y="141351"/>
                                  </a:lnTo>
                                  <a:lnTo>
                                    <a:pt x="0" y="141351"/>
                                  </a:lnTo>
                                  <a:lnTo>
                                    <a:pt x="25510" y="23072"/>
                                  </a:lnTo>
                                  <a:cubicBezTo>
                                    <a:pt x="27101" y="14735"/>
                                    <a:pt x="28462" y="7488"/>
                                    <a:pt x="29005" y="3208"/>
                                  </a:cubicBezTo>
                                  <a:lnTo>
                                    <a:pt x="64094" y="3208"/>
                                  </a:lnTo>
                                  <a:lnTo>
                                    <a:pt x="61744" y="16597"/>
                                  </a:lnTo>
                                  <a:lnTo>
                                    <a:pt x="62247" y="16597"/>
                                  </a:lnTo>
                                  <a:cubicBezTo>
                                    <a:pt x="72166" y="7488"/>
                                    <a:pt x="85831" y="0"/>
                                    <a:pt x="101412" y="0"/>
                                  </a:cubicBezTo>
                                  <a:close/>
                                </a:path>
                              </a:pathLst>
                            </a:custGeom>
                            <a:solidFill>
                              <a:srgbClr val="181717"/>
                            </a:solidFill>
                            <a:ln>
                              <a:noFill/>
                            </a:ln>
                          </wps:spPr>
                          <wps:txbx>
                            <w:txbxContent>
                              <w:p w14:paraId="63F5DB6E"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410570955" name="Freeform: Shape 410570955"/>
                          <wps:cNvSpPr/>
                          <wps:spPr>
                            <a:xfrm>
                              <a:off x="6788512" y="194389"/>
                              <a:ext cx="63843" cy="87541"/>
                            </a:xfrm>
                            <a:custGeom>
                              <a:avLst/>
                              <a:gdLst/>
                              <a:ahLst/>
                              <a:cxnLst/>
                              <a:rect l="l" t="t" r="r" b="b"/>
                              <a:pathLst>
                                <a:path w="63843" h="87541" extrusionOk="0">
                                  <a:moveTo>
                                    <a:pt x="63843" y="0"/>
                                  </a:moveTo>
                                  <a:lnTo>
                                    <a:pt x="63843" y="22957"/>
                                  </a:lnTo>
                                  <a:lnTo>
                                    <a:pt x="50993" y="24859"/>
                                  </a:lnTo>
                                  <a:cubicBezTo>
                                    <a:pt x="41577" y="28518"/>
                                    <a:pt x="34341" y="35094"/>
                                    <a:pt x="34341" y="46764"/>
                                  </a:cubicBezTo>
                                  <a:cubicBezTo>
                                    <a:pt x="34341" y="56416"/>
                                    <a:pt x="43467" y="61279"/>
                                    <a:pt x="52582" y="61279"/>
                                  </a:cubicBezTo>
                                  <a:lnTo>
                                    <a:pt x="63843" y="59115"/>
                                  </a:lnTo>
                                  <a:lnTo>
                                    <a:pt x="63843" y="82157"/>
                                  </a:lnTo>
                                  <a:lnTo>
                                    <a:pt x="42625" y="87541"/>
                                  </a:lnTo>
                                  <a:cubicBezTo>
                                    <a:pt x="17697" y="87541"/>
                                    <a:pt x="0" y="73576"/>
                                    <a:pt x="0" y="48096"/>
                                  </a:cubicBezTo>
                                  <a:cubicBezTo>
                                    <a:pt x="0" y="13904"/>
                                    <a:pt x="28674" y="3410"/>
                                    <a:pt x="57268" y="300"/>
                                  </a:cubicBezTo>
                                  <a:lnTo>
                                    <a:pt x="63843" y="0"/>
                                  </a:lnTo>
                                  <a:close/>
                                </a:path>
                              </a:pathLst>
                            </a:custGeom>
                            <a:solidFill>
                              <a:srgbClr val="181717"/>
                            </a:solidFill>
                            <a:ln>
                              <a:noFill/>
                            </a:ln>
                          </wps:spPr>
                          <wps:txbx>
                            <w:txbxContent>
                              <w:p w14:paraId="38B83E21"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1328678783" name="Freeform: Shape 1328678783"/>
                          <wps:cNvSpPr/>
                          <wps:spPr>
                            <a:xfrm>
                              <a:off x="6813980" y="139778"/>
                              <a:ext cx="38375" cy="34568"/>
                            </a:xfrm>
                            <a:custGeom>
                              <a:avLst/>
                              <a:gdLst/>
                              <a:ahLst/>
                              <a:cxnLst/>
                              <a:rect l="l" t="t" r="r" b="b"/>
                              <a:pathLst>
                                <a:path w="38375" h="34568" extrusionOk="0">
                                  <a:moveTo>
                                    <a:pt x="38375" y="0"/>
                                  </a:moveTo>
                                  <a:lnTo>
                                    <a:pt x="38375" y="24687"/>
                                  </a:lnTo>
                                  <a:lnTo>
                                    <a:pt x="22065" y="26698"/>
                                  </a:lnTo>
                                  <a:cubicBezTo>
                                    <a:pt x="14488" y="28550"/>
                                    <a:pt x="7115" y="31235"/>
                                    <a:pt x="0" y="34568"/>
                                  </a:cubicBezTo>
                                  <a:lnTo>
                                    <a:pt x="5104" y="5885"/>
                                  </a:lnTo>
                                  <a:lnTo>
                                    <a:pt x="38375" y="0"/>
                                  </a:lnTo>
                                  <a:close/>
                                </a:path>
                              </a:pathLst>
                            </a:custGeom>
                            <a:solidFill>
                              <a:srgbClr val="181717"/>
                            </a:solidFill>
                            <a:ln>
                              <a:noFill/>
                            </a:ln>
                          </wps:spPr>
                          <wps:txbx>
                            <w:txbxContent>
                              <w:p w14:paraId="6422EFF9"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2051398213" name="Freeform: Shape 2051398213"/>
                          <wps:cNvSpPr/>
                          <wps:spPr>
                            <a:xfrm>
                              <a:off x="6852355" y="137361"/>
                              <a:ext cx="67338" cy="141351"/>
                            </a:xfrm>
                            <a:custGeom>
                              <a:avLst/>
                              <a:gdLst/>
                              <a:ahLst/>
                              <a:cxnLst/>
                              <a:rect l="l" t="t" r="r" b="b"/>
                              <a:pathLst>
                                <a:path w="67338" h="141351" extrusionOk="0">
                                  <a:moveTo>
                                    <a:pt x="13669" y="0"/>
                                  </a:moveTo>
                                  <a:cubicBezTo>
                                    <a:pt x="41317" y="0"/>
                                    <a:pt x="67338" y="10206"/>
                                    <a:pt x="67338" y="42649"/>
                                  </a:cubicBezTo>
                                  <a:cubicBezTo>
                                    <a:pt x="67338" y="61140"/>
                                    <a:pt x="53658" y="115301"/>
                                    <a:pt x="50447" y="141351"/>
                                  </a:cubicBezTo>
                                  <a:lnTo>
                                    <a:pt x="20117" y="141351"/>
                                  </a:lnTo>
                                  <a:lnTo>
                                    <a:pt x="23886" y="120173"/>
                                  </a:lnTo>
                                  <a:lnTo>
                                    <a:pt x="23357" y="120173"/>
                                  </a:lnTo>
                                  <a:cubicBezTo>
                                    <a:pt x="17169" y="127946"/>
                                    <a:pt x="10992" y="134046"/>
                                    <a:pt x="3879" y="138201"/>
                                  </a:cubicBezTo>
                                  <a:lnTo>
                                    <a:pt x="0" y="139186"/>
                                  </a:lnTo>
                                  <a:lnTo>
                                    <a:pt x="0" y="116143"/>
                                  </a:lnTo>
                                  <a:lnTo>
                                    <a:pt x="5631" y="115062"/>
                                  </a:lnTo>
                                  <a:cubicBezTo>
                                    <a:pt x="19549" y="108803"/>
                                    <a:pt x="25290" y="94197"/>
                                    <a:pt x="29502" y="77487"/>
                                  </a:cubicBezTo>
                                  <a:lnTo>
                                    <a:pt x="16877" y="77487"/>
                                  </a:lnTo>
                                  <a:lnTo>
                                    <a:pt x="0" y="79985"/>
                                  </a:lnTo>
                                  <a:lnTo>
                                    <a:pt x="0" y="57028"/>
                                  </a:lnTo>
                                  <a:lnTo>
                                    <a:pt x="20927" y="56075"/>
                                  </a:lnTo>
                                  <a:lnTo>
                                    <a:pt x="33520" y="56075"/>
                                  </a:lnTo>
                                  <a:cubicBezTo>
                                    <a:pt x="34606" y="52268"/>
                                    <a:pt x="34606" y="48263"/>
                                    <a:pt x="34606" y="44270"/>
                                  </a:cubicBezTo>
                                  <a:cubicBezTo>
                                    <a:pt x="34606" y="30320"/>
                                    <a:pt x="19565" y="26245"/>
                                    <a:pt x="6970" y="26245"/>
                                  </a:cubicBezTo>
                                  <a:lnTo>
                                    <a:pt x="0" y="27104"/>
                                  </a:lnTo>
                                  <a:lnTo>
                                    <a:pt x="0" y="2418"/>
                                  </a:lnTo>
                                  <a:lnTo>
                                    <a:pt x="13669" y="0"/>
                                  </a:lnTo>
                                  <a:close/>
                                </a:path>
                              </a:pathLst>
                            </a:custGeom>
                            <a:solidFill>
                              <a:srgbClr val="181717"/>
                            </a:solidFill>
                            <a:ln>
                              <a:noFill/>
                            </a:ln>
                          </wps:spPr>
                          <wps:txbx>
                            <w:txbxContent>
                              <w:p w14:paraId="2A8AB17B"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1252353611" name="Freeform: Shape 1252353611"/>
                          <wps:cNvSpPr/>
                          <wps:spPr>
                            <a:xfrm>
                              <a:off x="6926432" y="137361"/>
                              <a:ext cx="146470" cy="141351"/>
                            </a:xfrm>
                            <a:custGeom>
                              <a:avLst/>
                              <a:gdLst/>
                              <a:ahLst/>
                              <a:cxnLst/>
                              <a:rect l="l" t="t" r="r" b="b"/>
                              <a:pathLst>
                                <a:path w="146470" h="141351" extrusionOk="0">
                                  <a:moveTo>
                                    <a:pt x="101369" y="0"/>
                                  </a:moveTo>
                                  <a:cubicBezTo>
                                    <a:pt x="128455" y="0"/>
                                    <a:pt x="146470" y="16885"/>
                                    <a:pt x="146470" y="44274"/>
                                  </a:cubicBezTo>
                                  <a:cubicBezTo>
                                    <a:pt x="146470" y="54725"/>
                                    <a:pt x="143792" y="65733"/>
                                    <a:pt x="141891" y="74286"/>
                                  </a:cubicBezTo>
                                  <a:lnTo>
                                    <a:pt x="127422" y="141351"/>
                                  </a:lnTo>
                                  <a:lnTo>
                                    <a:pt x="91477" y="141351"/>
                                  </a:lnTo>
                                  <a:lnTo>
                                    <a:pt x="104865" y="76217"/>
                                  </a:lnTo>
                                  <a:cubicBezTo>
                                    <a:pt x="106755" y="66759"/>
                                    <a:pt x="108911" y="57360"/>
                                    <a:pt x="108911" y="47199"/>
                                  </a:cubicBezTo>
                                  <a:cubicBezTo>
                                    <a:pt x="108911" y="35673"/>
                                    <a:pt x="100836" y="27862"/>
                                    <a:pt x="89342" y="27862"/>
                                  </a:cubicBezTo>
                                  <a:cubicBezTo>
                                    <a:pt x="64383" y="27862"/>
                                    <a:pt x="55268" y="51232"/>
                                    <a:pt x="50692" y="71896"/>
                                  </a:cubicBezTo>
                                  <a:lnTo>
                                    <a:pt x="35932" y="141351"/>
                                  </a:lnTo>
                                  <a:lnTo>
                                    <a:pt x="0" y="141351"/>
                                  </a:lnTo>
                                  <a:lnTo>
                                    <a:pt x="25503" y="23072"/>
                                  </a:lnTo>
                                  <a:cubicBezTo>
                                    <a:pt x="27083" y="14735"/>
                                    <a:pt x="28452" y="7488"/>
                                    <a:pt x="28963" y="3208"/>
                                  </a:cubicBezTo>
                                  <a:lnTo>
                                    <a:pt x="64091" y="3208"/>
                                  </a:lnTo>
                                  <a:lnTo>
                                    <a:pt x="61676" y="16597"/>
                                  </a:lnTo>
                                  <a:lnTo>
                                    <a:pt x="62223" y="16597"/>
                                  </a:lnTo>
                                  <a:cubicBezTo>
                                    <a:pt x="72137" y="7488"/>
                                    <a:pt x="85817" y="0"/>
                                    <a:pt x="101369" y="0"/>
                                  </a:cubicBezTo>
                                  <a:close/>
                                </a:path>
                              </a:pathLst>
                            </a:custGeom>
                            <a:solidFill>
                              <a:srgbClr val="181717"/>
                            </a:solidFill>
                            <a:ln>
                              <a:noFill/>
                            </a:ln>
                          </wps:spPr>
                          <wps:txbx>
                            <w:txbxContent>
                              <w:p w14:paraId="71089228"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2103015491" name="Freeform: Shape 2103015491"/>
                          <wps:cNvSpPr/>
                          <wps:spPr>
                            <a:xfrm>
                              <a:off x="7084465" y="137364"/>
                              <a:ext cx="117457" cy="144566"/>
                            </a:xfrm>
                            <a:custGeom>
                              <a:avLst/>
                              <a:gdLst/>
                              <a:ahLst/>
                              <a:cxnLst/>
                              <a:rect l="l" t="t" r="r" b="b"/>
                              <a:pathLst>
                                <a:path w="117457" h="144566" extrusionOk="0">
                                  <a:moveTo>
                                    <a:pt x="81514" y="0"/>
                                  </a:moveTo>
                                  <a:cubicBezTo>
                                    <a:pt x="94950" y="0"/>
                                    <a:pt x="107805" y="2408"/>
                                    <a:pt x="117457" y="5347"/>
                                  </a:cubicBezTo>
                                  <a:lnTo>
                                    <a:pt x="108621" y="34869"/>
                                  </a:lnTo>
                                  <a:cubicBezTo>
                                    <a:pt x="101656" y="30319"/>
                                    <a:pt x="92268" y="27854"/>
                                    <a:pt x="82339" y="27854"/>
                                  </a:cubicBezTo>
                                  <a:cubicBezTo>
                                    <a:pt x="53639" y="27854"/>
                                    <a:pt x="37537" y="54721"/>
                                    <a:pt x="37537" y="80720"/>
                                  </a:cubicBezTo>
                                  <a:cubicBezTo>
                                    <a:pt x="37537" y="98687"/>
                                    <a:pt x="43448" y="116673"/>
                                    <a:pt x="68111" y="116673"/>
                                  </a:cubicBezTo>
                                  <a:cubicBezTo>
                                    <a:pt x="76974" y="116673"/>
                                    <a:pt x="87987" y="114236"/>
                                    <a:pt x="97365" y="109696"/>
                                  </a:cubicBezTo>
                                  <a:lnTo>
                                    <a:pt x="93330" y="138147"/>
                                  </a:lnTo>
                                  <a:cubicBezTo>
                                    <a:pt x="82339" y="143475"/>
                                    <a:pt x="70531" y="144566"/>
                                    <a:pt x="58751" y="144566"/>
                                  </a:cubicBezTo>
                                  <a:cubicBezTo>
                                    <a:pt x="23064" y="144566"/>
                                    <a:pt x="0" y="120693"/>
                                    <a:pt x="0" y="84996"/>
                                  </a:cubicBezTo>
                                  <a:cubicBezTo>
                                    <a:pt x="0" y="36731"/>
                                    <a:pt x="31888" y="0"/>
                                    <a:pt x="81514" y="0"/>
                                  </a:cubicBezTo>
                                  <a:close/>
                                </a:path>
                              </a:pathLst>
                            </a:custGeom>
                            <a:solidFill>
                              <a:srgbClr val="181717"/>
                            </a:solidFill>
                            <a:ln>
                              <a:noFill/>
                            </a:ln>
                          </wps:spPr>
                          <wps:txbx>
                            <w:txbxContent>
                              <w:p w14:paraId="41AA2440"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1200775541" name="Freeform: Shape 1200775541"/>
                          <wps:cNvSpPr/>
                          <wps:spPr>
                            <a:xfrm>
                              <a:off x="7189937" y="139307"/>
                              <a:ext cx="69986" cy="142623"/>
                            </a:xfrm>
                            <a:custGeom>
                              <a:avLst/>
                              <a:gdLst/>
                              <a:ahLst/>
                              <a:cxnLst/>
                              <a:rect l="l" t="t" r="r" b="b"/>
                              <a:pathLst>
                                <a:path w="69986" h="142623" extrusionOk="0">
                                  <a:moveTo>
                                    <a:pt x="69986" y="0"/>
                                  </a:moveTo>
                                  <a:lnTo>
                                    <a:pt x="69986" y="25628"/>
                                  </a:lnTo>
                                  <a:lnTo>
                                    <a:pt x="63533" y="26696"/>
                                  </a:lnTo>
                                  <a:cubicBezTo>
                                    <a:pt x="51104" y="31369"/>
                                    <a:pt x="44352" y="42500"/>
                                    <a:pt x="39136" y="56777"/>
                                  </a:cubicBezTo>
                                  <a:lnTo>
                                    <a:pt x="69986" y="56777"/>
                                  </a:lnTo>
                                  <a:lnTo>
                                    <a:pt x="69986" y="81449"/>
                                  </a:lnTo>
                                  <a:lnTo>
                                    <a:pt x="34312" y="81449"/>
                                  </a:lnTo>
                                  <a:cubicBezTo>
                                    <a:pt x="34312" y="100573"/>
                                    <a:pt x="41988" y="110649"/>
                                    <a:pt x="56253" y="114491"/>
                                  </a:cubicBezTo>
                                  <a:lnTo>
                                    <a:pt x="69986" y="116055"/>
                                  </a:lnTo>
                                  <a:lnTo>
                                    <a:pt x="69986" y="142268"/>
                                  </a:lnTo>
                                  <a:lnTo>
                                    <a:pt x="66500" y="142623"/>
                                  </a:lnTo>
                                  <a:cubicBezTo>
                                    <a:pt x="26792" y="142623"/>
                                    <a:pt x="0" y="123291"/>
                                    <a:pt x="0" y="82259"/>
                                  </a:cubicBezTo>
                                  <a:cubicBezTo>
                                    <a:pt x="0" y="50064"/>
                                    <a:pt x="18691" y="18796"/>
                                    <a:pt x="47165" y="5174"/>
                                  </a:cubicBezTo>
                                  <a:lnTo>
                                    <a:pt x="69986" y="0"/>
                                  </a:lnTo>
                                  <a:close/>
                                </a:path>
                              </a:pathLst>
                            </a:custGeom>
                            <a:solidFill>
                              <a:srgbClr val="181717"/>
                            </a:solidFill>
                            <a:ln>
                              <a:noFill/>
                            </a:ln>
                          </wps:spPr>
                          <wps:txbx>
                            <w:txbxContent>
                              <w:p w14:paraId="505AFBAE"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1550605725" name="Freeform: Shape 1550605725"/>
                          <wps:cNvSpPr/>
                          <wps:spPr>
                            <a:xfrm>
                              <a:off x="7259924" y="245728"/>
                              <a:ext cx="45059" cy="35846"/>
                            </a:xfrm>
                            <a:custGeom>
                              <a:avLst/>
                              <a:gdLst/>
                              <a:ahLst/>
                              <a:cxnLst/>
                              <a:rect l="l" t="t" r="r" b="b"/>
                              <a:pathLst>
                                <a:path w="45059" h="35846" extrusionOk="0">
                                  <a:moveTo>
                                    <a:pt x="45059" y="0"/>
                                  </a:moveTo>
                                  <a:lnTo>
                                    <a:pt x="40498" y="28437"/>
                                  </a:lnTo>
                                  <a:cubicBezTo>
                                    <a:pt x="33520" y="30581"/>
                                    <a:pt x="26216" y="32522"/>
                                    <a:pt x="18810" y="33927"/>
                                  </a:cubicBezTo>
                                  <a:lnTo>
                                    <a:pt x="0" y="35846"/>
                                  </a:lnTo>
                                  <a:lnTo>
                                    <a:pt x="0" y="9633"/>
                                  </a:lnTo>
                                  <a:lnTo>
                                    <a:pt x="2687" y="9939"/>
                                  </a:lnTo>
                                  <a:cubicBezTo>
                                    <a:pt x="17421" y="9939"/>
                                    <a:pt x="31653" y="6160"/>
                                    <a:pt x="45059" y="0"/>
                                  </a:cubicBezTo>
                                  <a:close/>
                                </a:path>
                              </a:pathLst>
                            </a:custGeom>
                            <a:solidFill>
                              <a:srgbClr val="181717"/>
                            </a:solidFill>
                            <a:ln>
                              <a:noFill/>
                            </a:ln>
                          </wps:spPr>
                          <wps:txbx>
                            <w:txbxContent>
                              <w:p w14:paraId="46BD34CB"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s:wsp>
                          <wps:cNvPr id="1874890265" name="Freeform: Shape 1874890265"/>
                          <wps:cNvSpPr/>
                          <wps:spPr>
                            <a:xfrm>
                              <a:off x="7259924" y="137361"/>
                              <a:ext cx="65184" cy="83395"/>
                            </a:xfrm>
                            <a:custGeom>
                              <a:avLst/>
                              <a:gdLst/>
                              <a:ahLst/>
                              <a:cxnLst/>
                              <a:rect l="l" t="t" r="r" b="b"/>
                              <a:pathLst>
                                <a:path w="65184" h="83395" extrusionOk="0">
                                  <a:moveTo>
                                    <a:pt x="8584" y="0"/>
                                  </a:moveTo>
                                  <a:cubicBezTo>
                                    <a:pt x="42618" y="0"/>
                                    <a:pt x="65184" y="17460"/>
                                    <a:pt x="65184" y="52568"/>
                                  </a:cubicBezTo>
                                  <a:cubicBezTo>
                                    <a:pt x="65184" y="63026"/>
                                    <a:pt x="63822" y="73217"/>
                                    <a:pt x="61677" y="83395"/>
                                  </a:cubicBezTo>
                                  <a:lnTo>
                                    <a:pt x="0" y="83395"/>
                                  </a:lnTo>
                                  <a:lnTo>
                                    <a:pt x="0" y="58724"/>
                                  </a:lnTo>
                                  <a:lnTo>
                                    <a:pt x="30058" y="58724"/>
                                  </a:lnTo>
                                  <a:cubicBezTo>
                                    <a:pt x="30594" y="55527"/>
                                    <a:pt x="30851" y="52568"/>
                                    <a:pt x="30851" y="49364"/>
                                  </a:cubicBezTo>
                                  <a:cubicBezTo>
                                    <a:pt x="30851" y="34608"/>
                                    <a:pt x="23059" y="26245"/>
                                    <a:pt x="8022" y="26245"/>
                                  </a:cubicBezTo>
                                  <a:lnTo>
                                    <a:pt x="0" y="27574"/>
                                  </a:lnTo>
                                  <a:lnTo>
                                    <a:pt x="0" y="1946"/>
                                  </a:lnTo>
                                  <a:lnTo>
                                    <a:pt x="8584" y="0"/>
                                  </a:lnTo>
                                  <a:close/>
                                </a:path>
                              </a:pathLst>
                            </a:custGeom>
                            <a:solidFill>
                              <a:srgbClr val="181717"/>
                            </a:solidFill>
                            <a:ln>
                              <a:noFill/>
                            </a:ln>
                          </wps:spPr>
                          <wps:txbx>
                            <w:txbxContent>
                              <w:p w14:paraId="69FA48F5" w14:textId="77777777" w:rsidR="00EA0749" w:rsidRDefault="00EA0749">
                                <w:pPr>
                                  <w:spacing w:after="0" w:line="240" w:lineRule="auto"/>
                                  <w:textDirection w:val="btLr"/>
                                </w:pPr>
                              </w:p>
                            </w:txbxContent>
                          </wps:txbx>
                          <wps:bodyPr spcFirstLastPara="1" wrap="square" lIns="91425" tIns="91425" rIns="91425" bIns="91425" anchor="ctr" anchorCtr="0">
                            <a:noAutofit/>
                          </wps:bodyPr>
                        </wps:wsp>
                      </wpg:grpSp>
                    </wpg:grpSp>
                  </wpg:wgp>
                </a:graphicData>
              </a:graphic>
            </wp:inline>
          </w:drawing>
        </mc:Choice>
        <mc:Fallback>
          <w:pict>
            <v:group w14:anchorId="59F0177C" id="Group 2" o:spid="_x0000_s1026" style="width:559.2pt;height:51.75pt;mso-position-horizontal-relative:char;mso-position-vertical-relative:line" coordorigin="17950,34512" coordsize="71018,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">
              <v:group id="Group 1882408179" o:spid="_x0000_s1027" style="position:absolute;left:17950;top:34512;width:71019;height:6575" coordorigin="17950,34512" coordsize="71018,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">
                <v:rect id="Rectangle 406943668" o:spid="_x0000_s1028" style="position:absolute;left:17950;top:34512;width:71019;height:6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" filled="f" stroked="f">
                  <v:textbox inset="2.53958mm,2.53958mm,2.53958mm,2.53958mm">
                    <w:txbxContent>
                      <w:p w14:paraId="5E749D54" w14:textId="77777777" w:rsidR="00EA0749" w:rsidRDefault="00EA0749">
                        <w:pPr>
                          <w:spacing w:after="0" w:line="240" w:lineRule="auto"/>
                          <w:textDirection w:val="btLr"/>
                        </w:pPr>
                      </w:p>
                    </w:txbxContent>
                  </v:textbox>
                </v:rect>
                <v:group id="Group 591880826" o:spid="_x0000_s1029" style="position:absolute;left:17950;top:34512;width:71019;height:6575" coordsize="74153,6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">
                  <v:rect id="Rectangle 667546402" o:spid="_x0000_s1030" style="position:absolute;width:74153;height:68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" filled="f" stroked="f">
                    <v:textbox inset="2.53958mm,2.53958mm,2.53958mm,2.53958mm">
                      <w:txbxContent>
                        <w:p w14:paraId="1F286175" w14:textId="77777777" w:rsidR="00EA0749" w:rsidRDefault="00EA0749">
                          <w:pPr>
                            <w:spacing w:after="0" w:line="240" w:lineRule="auto"/>
                            <w:textDirection w:val="btLr"/>
                          </w:pPr>
                        </w:p>
                      </w:txbxContent>
                    </v:textbox>
                  </v:rect>
                  <v:shape id="Freeform: Shape 1349642811" o:spid="_x0000_s1031" style="position:absolute;top:5382;width:74153;height:1487;visibility:visible;mso-wrap-style:square;v-text-anchor:middle" coordsize="7415331,14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" path="m,l7415331,r-90400,148730l7248993,148730r48938,-80517l,68213,,xe" fillcolor="#009ed5" stroked="f">
                    <v:path arrowok="t" o:extrusionok="f"/>
                  </v:shape>
                  <v:shape id="Freeform: Shape 1305490010" o:spid="_x0000_s1032" style="position:absolute;left:57224;top:2107;width:1;height:1;visibility:visible;mso-wrap-style:square;v-text-anchor:middle" coordsize="79,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" path="m79,r,137l,137,79,xe" fillcolor="#181717" stroked="f">
                    <v:path arrowok="t" o:extrusionok="f"/>
                  </v:shape>
                  <v:shape id="Freeform: Shape 673594138" o:spid="_x0000_s1033" style="position:absolute;left:55348;width:1877;height:3753;visibility:visible;mso-wrap-style:square;v-text-anchor:middle" coordsize="187656,37533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" adj="-11796480,,5400" path="m187578,r78,8l187656,23479r-78,-8c181022,23471,174376,23857,168205,24685l87465,164200r100113,l160466,210858r-126958,l137084,31535c71174,52926,23341,114911,23341,187476v,81613,60023,149786,138294,162349l187656,304665r,47152l187578,351954r78,-8l187656,375330r-78,8c84143,375338,,291045,,187476,,84147,84143,,187578,xe" fillcolor="#181717" stroked="f">
                    <v:stroke joinstyle="miter"/>
                    <v:formulas/>
                    <v:path arrowok="t" o:extrusionok="f" o:connecttype="custom" textboxrect="0,0,187656,375338"/>
                    <v:textbox inset="2.53958mm,2.53958mm,2.53958mm,2.53958mm">
                      <w:txbxContent>
                        <w:p w14:paraId="17E7BF5B" w14:textId="77777777" w:rsidR="00EA0749" w:rsidRDefault="00EA0749">
                          <w:pPr>
                            <w:spacing w:after="0" w:line="240" w:lineRule="auto"/>
                            <w:textDirection w:val="btLr"/>
                          </w:pPr>
                        </w:p>
                      </w:txbxContent>
                    </v:textbox>
                  </v:shape>
                  <v:shape id="Freeform: Shape 561469910" o:spid="_x0000_s1034" style="position:absolute;left:57225;top:1642;width:1539;height:1876;visibility:visible;mso-wrap-style:square;v-text-anchor:middle" coordsize="153955,187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" path="m26802,l153955,,127037,46796,81032,46658,,187617,,140464,54050,46658,,46680r,-137l26802,xe" fillcolor="#181717" stroked="f">
                    <v:path arrowok="t" o:extrusionok="f"/>
                  </v:shape>
                  <v:shape id="Freeform: Shape 1326599367" o:spid="_x0000_s1035" style="position:absolute;left:57225;width:1876;height:3753;visibility:visible;mso-wrap-style:square;v-text-anchor:middle" coordsize="187686,3753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" adj="-11796480,,5400" path="m,l37612,3810v85311,17518,150074,93245,150074,183658c187686,278091,122923,353956,37612,371506l,375322,,351938r32928,-3350c107633,333183,164315,266616,164315,187468,164315,108643,107633,42196,32928,26816l,23471,,xe" fillcolor="#181717" stroked="f">
                    <v:stroke joinstyle="miter"/>
                    <v:formulas/>
                    <v:path arrowok="t" o:extrusionok="f" o:connecttype="custom" textboxrect="0,0,187686,375322"/>
                    <v:textbox inset="2.53958mm,2.53958mm,2.53958mm,2.53958mm">
                      <w:txbxContent>
                        <w:p w14:paraId="3EC9DC43" w14:textId="77777777" w:rsidR="00EA0749" w:rsidRDefault="00EA0749">
                          <w:pPr>
                            <w:spacing w:after="0" w:line="240" w:lineRule="auto"/>
                            <w:textDirection w:val="btLr"/>
                          </w:pPr>
                        </w:p>
                      </w:txbxContent>
                    </v:textbox>
                  </v:shape>
                  <v:shape id="Freeform: Shape 67162813" o:spid="_x0000_s1036" style="position:absolute;left:59791;top:914;width:1144;height:1872;visibility:visible;mso-wrap-style:square;v-text-anchor:middle" coordsize="114383,18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" path="m39708,l77267,,43744,157716r70639,l107993,187193,,187193,39708,xe" fillcolor="#181717" stroked="f">
                    <v:path arrowok="t" o:extrusionok="f"/>
                  </v:shape>
                  <v:shape id="Freeform: Shape 148097824" o:spid="_x0000_s1037" style="position:absolute;left:60954;top:938;width:682;height:1881;visibility:visible;mso-wrap-style:square;v-text-anchor:middle" coordsize="68150,1880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" adj="-11796480,,5400" path="m68150,r,102010l67065,100365v-15541,5910,-31080,13662,-31080,32683c35985,142867,39729,149640,45691,153958r22459,6031l68150,187665r-2975,406c32184,188071,,172779,,134932,,103838,24178,85062,51524,76799,44014,66576,38409,58525,38409,41868v,-16103,6893,-27966,17340,-35803l68150,xe" fillcolor="#181717" stroked="f">
                    <v:stroke joinstyle="miter"/>
                    <v:formulas/>
                    <v:path arrowok="t" o:extrusionok="f" o:connecttype="custom" textboxrect="0,0,68150,188071"/>
                    <v:textbox inset="2.53958mm,2.53958mm,2.53958mm,2.53958mm">
                      <w:txbxContent>
                        <w:p w14:paraId="51EC71F3" w14:textId="77777777" w:rsidR="00EA0749" w:rsidRDefault="00EA0749">
                          <w:pPr>
                            <w:spacing w:after="0" w:line="240" w:lineRule="auto"/>
                            <w:textDirection w:val="btLr"/>
                          </w:pPr>
                        </w:p>
                      </w:txbxContent>
                    </v:textbox>
                  </v:shape>
                  <v:shape id="Freeform: Shape 1566160747" o:spid="_x0000_s1038" style="position:absolute;left:61636;top:2476;width:257;height:338;visibility:visible;mso-wrap-style:square;v-text-anchor:middle" coordsize="25745,3383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" adj="-11796480,,5400" path="m25745,r,29957l24533,30485,,33839,,6163r560,150c6176,6313,11997,5517,17455,3947l25745,xe" fillcolor="#181717" stroked="f">
                    <v:stroke joinstyle="miter"/>
                    <v:formulas/>
                    <v:path arrowok="t" o:extrusionok="f" o:connecttype="custom" textboxrect="0,0,25745,33839"/>
                    <v:textbox inset="2.53958mm,2.53958mm,2.53958mm,2.53958mm">
                      <w:txbxContent>
                        <w:p w14:paraId="7D37BC88" w14:textId="77777777" w:rsidR="00EA0749" w:rsidRDefault="00EA0749">
                          <w:pPr>
                            <w:spacing w:after="0" w:line="240" w:lineRule="auto"/>
                            <w:textDirection w:val="btLr"/>
                          </w:pPr>
                        </w:p>
                      </w:txbxContent>
                    </v:textbox>
                  </v:shape>
                  <v:shape id="Freeform: Shape 865669800" o:spid="_x0000_s1039" style="position:absolute;left:61636;top:883;width:257;height:1465;visibility:visible;mso-wrap-style:square;v-text-anchor:middle" coordsize="25745,1465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" adj="-11796480,,5400" path="m25745,r,27042l11327,32015c7098,35806,4545,41372,4545,48474v,8053,5070,16881,9932,23613l25745,67109r,79440l,107522,,5512,5517,2814,25745,xe" fillcolor="#181717" stroked="f">
                    <v:stroke joinstyle="miter"/>
                    <v:formulas/>
                    <v:path arrowok="t" o:extrusionok="f" o:connecttype="custom" textboxrect="0,0,25745,146549"/>
                    <v:textbox inset="2.53958mm,2.53958mm,2.53958mm,2.53958mm">
                      <w:txbxContent>
                        <w:p w14:paraId="25FC82A0" w14:textId="77777777" w:rsidR="00EA0749" w:rsidRDefault="00EA0749">
                          <w:pPr>
                            <w:spacing w:after="0" w:line="240" w:lineRule="auto"/>
                            <w:textDirection w:val="btLr"/>
                          </w:pPr>
                        </w:p>
                      </w:txbxContent>
                    </v:textbox>
                  </v:shape>
                  <v:shape id="Freeform: Shape 634262977" o:spid="_x0000_s1040" style="position:absolute;left:61893;top:882;width:797;height:1904;visibility:visible;mso-wrap-style:square;v-text-anchor:middle" coordsize="79680,1904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" adj="-11796480,,5400" path="m515,c22799,,52287,13126,52287,42653v,29775,-23857,43171,-48798,52290l30547,133841c39684,120485,46372,105135,46905,88766r32775,c76433,114502,65953,140033,47448,158800r21763,31602l28959,190402,22267,179670,,189366,,159409r6420,-3057l,146621,,67180,10099,62718c16505,58057,21201,51624,21201,42653,21201,30017,11518,26281,2417,26281l,27114,,72,515,xe" fillcolor="#181717" stroked="f">
                    <v:stroke joinstyle="miter"/>
                    <v:formulas/>
                    <v:path arrowok="t" o:extrusionok="f" o:connecttype="custom" textboxrect="0,0,79680,190402"/>
                    <v:textbox inset="2.53958mm,2.53958mm,2.53958mm,2.53958mm">
                      <w:txbxContent>
                        <w:p w14:paraId="2B5A3754" w14:textId="77777777" w:rsidR="00EA0749" w:rsidRDefault="00EA0749">
                          <w:pPr>
                            <w:spacing w:after="0" w:line="240" w:lineRule="auto"/>
                            <w:textDirection w:val="btLr"/>
                          </w:pPr>
                        </w:p>
                      </w:txbxContent>
                    </v:textbox>
                  </v:shape>
                  <v:shape id="Freeform: Shape 67585710" o:spid="_x0000_s1041" style="position:absolute;left:62640;top:914;width:1426;height:1872;visibility:visible;mso-wrap-style:square;v-text-anchor:middle" coordsize="142656,18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" path="m6419,l142656,r-6173,29520l89233,29520,55184,187193r-39160,l50069,29520,,29520,6419,xe" fillcolor="#181717" stroked="f">
                    <v:path arrowok="t" o:extrusionok="f"/>
                  </v:shape>
                  <v:shape id="Freeform: Shape 1617294718" o:spid="_x0000_s1042" style="position:absolute;left:64464;top:915;width:1427;height:1872;visibility:visible;mso-wrap-style:square;v-text-anchor:middle" coordsize="142740,18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" path="m39405,l142740,r-6512,29484l70819,29484,60876,75626r62525,l117508,105120r-62769,l37551,187200,,187200,39405,xe" fillcolor="#181717" stroked="f">
                    <v:path arrowok="t" o:extrusionok="f"/>
                  </v:shape>
                  <v:shape id="Freeform: Shape 1059784460" o:spid="_x0000_s1043" style="position:absolute;left:65724;top:1405;width:655;height:1382;visibility:visible;mso-wrap-style:square;v-text-anchor:middle" coordsize="65477,138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" path="m29499,l65477,,35944,138143,,138143,29499,xe" fillcolor="#181717" stroked="f">
                    <v:path arrowok="t" o:extrusionok="f"/>
                  </v:shape>
                  <v:shape id="Freeform: Shape 102530294" o:spid="_x0000_s1044" style="position:absolute;left:66076;top:810;width:435;height:343;visibility:visible;mso-wrap-style:square;v-text-anchor:middle" coordsize="43463,3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" path="m7488,l43463,,35947,34341,,34341,7488,xe" fillcolor="#181717" stroked="f">
                    <v:path arrowok="t" o:extrusionok="f"/>
                  </v:shape>
                  <v:shape id="Freeform: Shape 1904506933" o:spid="_x0000_s1045" style="position:absolute;left:66358;top:1373;width:1465;height:1414;visibility:visible;mso-wrap-style:square;v-text-anchor:middle" coordsize="146484,1413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" adj="-11796480,,5400" path="m101412,v27104,,45072,16885,45072,44274c146484,54725,143784,65733,141891,74286r-14469,67065l91487,141351,104904,76217v1886,-9458,4061,-18857,4061,-29018c108965,35673,100868,27862,89346,27862v-24942,,-34071,23370,-38615,44034l35985,141351,,141351,25510,23072c27101,14735,28462,7488,29005,3208r35089,l61744,16597r503,c72166,7488,85831,,101412,xe" fillcolor="#181717" stroked="f">
                    <v:stroke joinstyle="miter"/>
                    <v:formulas/>
                    <v:path arrowok="t" o:extrusionok="f" o:connecttype="custom" textboxrect="0,0,146484,141351"/>
                    <v:textbox inset="2.53958mm,2.53958mm,2.53958mm,2.53958mm">
                      <w:txbxContent>
                        <w:p w14:paraId="63F5DB6E" w14:textId="77777777" w:rsidR="00EA0749" w:rsidRDefault="00EA0749">
                          <w:pPr>
                            <w:spacing w:after="0" w:line="240" w:lineRule="auto"/>
                            <w:textDirection w:val="btLr"/>
                          </w:pPr>
                        </w:p>
                      </w:txbxContent>
                    </v:textbox>
                  </v:shape>
                  <v:shape id="Freeform: Shape 410570955" o:spid="_x0000_s1046" style="position:absolute;left:67885;top:1943;width:638;height:876;visibility:visible;mso-wrap-style:square;v-text-anchor:middle" coordsize="63843,875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" adj="-11796480,,5400" path="m63843,r,22957l50993,24859c41577,28518,34341,35094,34341,46764v,9652,9126,14515,18241,14515l63843,59115r,23042l42625,87541c17697,87541,,73576,,48096,,13904,28674,3410,57268,300l63843,xe" fillcolor="#181717" stroked="f">
                    <v:stroke joinstyle="miter"/>
                    <v:formulas/>
                    <v:path arrowok="t" o:extrusionok="f" o:connecttype="custom" textboxrect="0,0,63843,87541"/>
                    <v:textbox inset="2.53958mm,2.53958mm,2.53958mm,2.53958mm">
                      <w:txbxContent>
                        <w:p w14:paraId="38B83E21" w14:textId="77777777" w:rsidR="00EA0749" w:rsidRDefault="00EA0749">
                          <w:pPr>
                            <w:spacing w:after="0" w:line="240" w:lineRule="auto"/>
                            <w:textDirection w:val="btLr"/>
                          </w:pPr>
                        </w:p>
                      </w:txbxContent>
                    </v:textbox>
                  </v:shape>
                  <v:shape id="Freeform: Shape 1328678783" o:spid="_x0000_s1047" style="position:absolute;left:68139;top:1397;width:384;height:346;visibility:visible;mso-wrap-style:square;v-text-anchor:middle" coordsize="38375,3456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" adj="-11796480,,5400" path="m38375,r,24687l22065,26698c14488,28550,7115,31235,,34568l5104,5885,38375,xe" fillcolor="#181717" stroked="f">
                    <v:stroke joinstyle="miter"/>
                    <v:formulas/>
                    <v:path arrowok="t" o:extrusionok="f" o:connecttype="custom" textboxrect="0,0,38375,34568"/>
                    <v:textbox inset="2.53958mm,2.53958mm,2.53958mm,2.53958mm">
                      <w:txbxContent>
                        <w:p w14:paraId="6422EFF9" w14:textId="77777777" w:rsidR="00EA0749" w:rsidRDefault="00EA0749">
                          <w:pPr>
                            <w:spacing w:after="0" w:line="240" w:lineRule="auto"/>
                            <w:textDirection w:val="btLr"/>
                          </w:pPr>
                        </w:p>
                      </w:txbxContent>
                    </v:textbox>
                  </v:shape>
                  <v:shape id="Freeform: Shape 2051398213" o:spid="_x0000_s1048" style="position:absolute;left:68523;top:1373;width:673;height:1414;visibility:visible;mso-wrap-style:square;v-text-anchor:middle" coordsize="67338,1413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" adj="-11796480,,5400" path="m13669,c41317,,67338,10206,67338,42649v,18491,-13680,72652,-16891,98702l20117,141351r3769,-21178l23357,120173v-6188,7773,-12365,13873,-19478,18028l,139186,,116143r5631,-1081c19549,108803,25290,94197,29502,77487r-12625,l,79985,,57028r20927,-953l33520,56075v1086,-3807,1086,-7812,1086,-11805c34606,30320,19565,26245,6970,26245l,27104,,2418,13669,xe" fillcolor="#181717" stroked="f">
                    <v:stroke joinstyle="miter"/>
                    <v:formulas/>
                    <v:path arrowok="t" o:extrusionok="f" o:connecttype="custom" textboxrect="0,0,67338,141351"/>
                    <v:textbox inset="2.53958mm,2.53958mm,2.53958mm,2.53958mm">
                      <w:txbxContent>
                        <w:p w14:paraId="2A8AB17B" w14:textId="77777777" w:rsidR="00EA0749" w:rsidRDefault="00EA0749">
                          <w:pPr>
                            <w:spacing w:after="0" w:line="240" w:lineRule="auto"/>
                            <w:textDirection w:val="btLr"/>
                          </w:pPr>
                        </w:p>
                      </w:txbxContent>
                    </v:textbox>
                  </v:shape>
                  <v:shape id="Freeform: Shape 1252353611" o:spid="_x0000_s1049" style="position:absolute;left:69264;top:1373;width:1465;height:1414;visibility:visible;mso-wrap-style:square;v-text-anchor:middle" coordsize="146470,14135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" adj="-11796480,,5400" path="m101369,v27086,,45101,16885,45101,44274c146470,54725,143792,65733,141891,74286r-14469,67065l91477,141351,104865,76217v1890,-9458,4046,-18857,4046,-29018c108911,35673,100836,27862,89342,27862v-24959,,-34074,23370,-38650,44034l35932,141351,,141351,25503,23072c27083,14735,28452,7488,28963,3208r35128,l61676,16597r547,c72137,7488,85817,,101369,xe" fillcolor="#181717" stroked="f">
                    <v:stroke joinstyle="miter"/>
                    <v:formulas/>
                    <v:path arrowok="t" o:extrusionok="f" o:connecttype="custom" textboxrect="0,0,146470,141351"/>
                    <v:textbox inset="2.53958mm,2.53958mm,2.53958mm,2.53958mm">
                      <w:txbxContent>
                        <w:p w14:paraId="71089228" w14:textId="77777777" w:rsidR="00EA0749" w:rsidRDefault="00EA0749">
                          <w:pPr>
                            <w:spacing w:after="0" w:line="240" w:lineRule="auto"/>
                            <w:textDirection w:val="btLr"/>
                          </w:pPr>
                        </w:p>
                      </w:txbxContent>
                    </v:textbox>
                  </v:shape>
                  <v:shape id="Freeform: Shape 2103015491" o:spid="_x0000_s1050" style="position:absolute;left:70844;top:1373;width:1175;height:1446;visibility:visible;mso-wrap-style:square;v-text-anchor:middle" coordsize="117457,1445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" adj="-11796480,,5400" path="m81514,v13436,,26291,2408,35943,5347l108621,34869c101656,30319,92268,27854,82339,27854v-28700,,-44802,26867,-44802,52866c37537,98687,43448,116673,68111,116673v8863,,19876,-2437,29254,-6977l93330,138147v-10991,5328,-22799,6419,-34579,6419c23064,144566,,120693,,84996,,36731,31888,,81514,xe" fillcolor="#181717" stroked="f">
                    <v:stroke joinstyle="miter"/>
                    <v:formulas/>
                    <v:path arrowok="t" o:extrusionok="f" o:connecttype="custom" textboxrect="0,0,117457,144566"/>
                    <v:textbox inset="2.53958mm,2.53958mm,2.53958mm,2.53958mm">
                      <w:txbxContent>
                        <w:p w14:paraId="41AA2440" w14:textId="77777777" w:rsidR="00EA0749" w:rsidRDefault="00EA0749">
                          <w:pPr>
                            <w:spacing w:after="0" w:line="240" w:lineRule="auto"/>
                            <w:textDirection w:val="btLr"/>
                          </w:pPr>
                        </w:p>
                      </w:txbxContent>
                    </v:textbox>
                  </v:shape>
                  <v:shape id="Freeform: Shape 1200775541" o:spid="_x0000_s1051" style="position:absolute;left:71899;top:1393;width:700;height:1426;visibility:visible;mso-wrap-style:square;v-text-anchor:middle" coordsize="69986,14262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" adj="-11796480,,5400" path="m69986,r,25628l63533,26696c51104,31369,44352,42500,39136,56777r30850,l69986,81449r-35674,c34312,100573,41988,110649,56253,114491r13733,1564l69986,142268r-3486,355c26792,142623,,123291,,82259,,50064,18691,18796,47165,5174l69986,xe" fillcolor="#181717" stroked="f">
                    <v:stroke joinstyle="miter"/>
                    <v:formulas/>
                    <v:path arrowok="t" o:extrusionok="f" o:connecttype="custom" textboxrect="0,0,69986,142623"/>
                    <v:textbox inset="2.53958mm,2.53958mm,2.53958mm,2.53958mm">
                      <w:txbxContent>
                        <w:p w14:paraId="505AFBAE" w14:textId="77777777" w:rsidR="00EA0749" w:rsidRDefault="00EA0749">
                          <w:pPr>
                            <w:spacing w:after="0" w:line="240" w:lineRule="auto"/>
                            <w:textDirection w:val="btLr"/>
                          </w:pPr>
                        </w:p>
                      </w:txbxContent>
                    </v:textbox>
                  </v:shape>
                  <v:shape id="Freeform: Shape 1550605725" o:spid="_x0000_s1052" style="position:absolute;left:72599;top:2457;width:450;height:358;visibility:visible;mso-wrap-style:square;v-text-anchor:middle" coordsize="45059,358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" adj="-11796480,,5400" path="m45059,l40498,28437v-6978,2144,-14282,4085,-21688,5490l,35846,,9633r2687,306c17421,9939,31653,6160,45059,xe" fillcolor="#181717" stroked="f">
                    <v:stroke joinstyle="miter"/>
                    <v:formulas/>
                    <v:path arrowok="t" o:extrusionok="f" o:connecttype="custom" textboxrect="0,0,45059,35846"/>
                    <v:textbox inset="2.53958mm,2.53958mm,2.53958mm,2.53958mm">
                      <w:txbxContent>
                        <w:p w14:paraId="46BD34CB" w14:textId="77777777" w:rsidR="00EA0749" w:rsidRDefault="00EA0749">
                          <w:pPr>
                            <w:spacing w:after="0" w:line="240" w:lineRule="auto"/>
                            <w:textDirection w:val="btLr"/>
                          </w:pPr>
                        </w:p>
                      </w:txbxContent>
                    </v:textbox>
                  </v:shape>
                  <v:shape id="Freeform: Shape 1874890265" o:spid="_x0000_s1053" style="position:absolute;left:72599;top:1373;width:652;height:834;visibility:visible;mso-wrap-style:square;v-text-anchor:middle" coordsize="65184,833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" adj="-11796480,,5400" path="m8584,c42618,,65184,17460,65184,52568v,10458,-1362,20649,-3507,30827l,83395,,58724r30058,c30594,55527,30851,52568,30851,49364,30851,34608,23059,26245,8022,26245l,27574,,1946,8584,xe" fillcolor="#181717" stroked="f">
                    <v:stroke joinstyle="miter"/>
                    <v:formulas/>
                    <v:path arrowok="t" o:extrusionok="f" o:connecttype="custom" textboxrect="0,0,65184,83395"/>
                    <v:textbox inset="2.53958mm,2.53958mm,2.53958mm,2.53958mm">
                      <w:txbxContent>
                        <w:p w14:paraId="69FA48F5" w14:textId="77777777" w:rsidR="00EA0749" w:rsidRDefault="00EA0749">
                          <w:pPr>
                            <w:spacing w:after="0" w:line="240" w:lineRule="auto"/>
                            <w:textDirection w:val="btLr"/>
                          </w:pPr>
                        </w:p>
                      </w:txbxContent>
                    </v:textbox>
                  </v:shape>
                </v:group>
              </v:group>
              <w10:anchorlock/>
            </v:group>
          </w:pict>
        </mc:Fallback>
      </mc:AlternateContent>
    </w:r>
    <w:r>
      <w:rPr>
        <w:noProof/>
      </w:rPr>
      <mc:AlternateContent>
        <mc:Choice Requires="wps">
          <w:drawing>
            <wp:anchor distT="0" distB="0" distL="114300" distR="114300" simplePos="0" relativeHeight="251658240" behindDoc="0" locked="0" layoutInCell="1" hidden="0" allowOverlap="1" wp14:anchorId="26FDA00E" wp14:editId="6AF1EF42">
              <wp:simplePos x="0" y="0"/>
              <wp:positionH relativeFrom="column">
                <wp:posOffset>-380999</wp:posOffset>
              </wp:positionH>
              <wp:positionV relativeFrom="paragraph">
                <wp:posOffset>-12699</wp:posOffset>
              </wp:positionV>
              <wp:extent cx="860221" cy="273050"/>
              <wp:effectExtent l="0" t="0" r="0" b="0"/>
              <wp:wrapNone/>
              <wp:docPr id="1" name="Rectangle 1"/>
              <wp:cNvGraphicFramePr/>
              <a:graphic xmlns:a="http://schemas.openxmlformats.org/drawingml/2006/main">
                <a:graphicData uri="http://schemas.microsoft.com/office/word/2010/wordprocessingShape">
                  <wps:wsp>
                    <wps:cNvSpPr/>
                    <wps:spPr>
                      <a:xfrm>
                        <a:off x="4925415" y="3653000"/>
                        <a:ext cx="841171" cy="254000"/>
                      </a:xfrm>
                      <a:prstGeom prst="rect">
                        <a:avLst/>
                      </a:prstGeom>
                      <a:noFill/>
                      <a:ln>
                        <a:noFill/>
                      </a:ln>
                    </wps:spPr>
                    <wps:txbx>
                      <w:txbxContent>
                        <w:p w14:paraId="108E9639" w14:textId="77777777" w:rsidR="00EA0749" w:rsidRDefault="00000000">
                          <w:pPr>
                            <w:spacing w:line="258" w:lineRule="auto"/>
                            <w:textDirection w:val="btLr"/>
                          </w:pPr>
                          <w:r>
                            <w:rPr>
                              <w:color w:val="FFCD1A"/>
                            </w:rPr>
                            <w:t>INTERNAL</w:t>
                          </w:r>
                        </w:p>
                      </w:txbxContent>
                    </wps:txbx>
                    <wps:bodyPr spcFirstLastPara="1" wrap="square" lIns="91425" tIns="45700" rIns="91425" bIns="45700" anchor="t" anchorCtr="0">
                      <a:noAutofit/>
                    </wps:bodyPr>
                  </wps:wsp>
                </a:graphicData>
              </a:graphic>
            </wp:anchor>
          </w:drawing>
        </mc:Choice>
        <mc:Fallback>
          <w:pict>
            <v:rect w14:anchorId="26FDA00E" id="Rectangle 1" o:spid="_x0000_s1054" style="position:absolute;margin-left:-30pt;margin-top:-1pt;width:67.75pt;height:2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" filled="f" stroked="f">
              <v:textbox inset="2.53958mm,1.2694mm,2.53958mm,1.2694mm">
                <w:txbxContent>
                  <w:p w14:paraId="108E9639" w14:textId="77777777" w:rsidR="00EA0749" w:rsidRDefault="00000000">
                    <w:pPr>
                      <w:spacing w:line="258" w:lineRule="auto"/>
                      <w:textDirection w:val="btLr"/>
                    </w:pPr>
                    <w:r>
                      <w:rPr>
                        <w:color w:val="FFCD1A"/>
                      </w:rPr>
                      <w:t>INTERNAL</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7E4B" w14:textId="77777777" w:rsidR="00EA0749" w:rsidRDefault="00EA0749">
    <w:pPr>
      <w:pBdr>
        <w:top w:val="nil"/>
        <w:left w:val="nil"/>
        <w:bottom w:val="nil"/>
        <w:right w:val="nil"/>
        <w:between w:val="nil"/>
      </w:pBdr>
      <w:tabs>
        <w:tab w:val="center" w:pos="4513"/>
        <w:tab w:val="right" w:pos="9026"/>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077"/>
    <w:multiLevelType w:val="multilevel"/>
    <w:tmpl w:val="651A1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371392"/>
    <w:multiLevelType w:val="multilevel"/>
    <w:tmpl w:val="11E03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A903C8"/>
    <w:multiLevelType w:val="hybridMultilevel"/>
    <w:tmpl w:val="D7569A48"/>
    <w:lvl w:ilvl="0" w:tplc="A75642B8">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B827F58"/>
    <w:multiLevelType w:val="multilevel"/>
    <w:tmpl w:val="62188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AE7C9B"/>
    <w:multiLevelType w:val="multilevel"/>
    <w:tmpl w:val="59963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C37595"/>
    <w:multiLevelType w:val="multilevel"/>
    <w:tmpl w:val="72A0F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765918"/>
    <w:multiLevelType w:val="multilevel"/>
    <w:tmpl w:val="622CC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1301A8"/>
    <w:multiLevelType w:val="multilevel"/>
    <w:tmpl w:val="556EC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E4108B"/>
    <w:multiLevelType w:val="multilevel"/>
    <w:tmpl w:val="947CD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336EE6"/>
    <w:multiLevelType w:val="multilevel"/>
    <w:tmpl w:val="97529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0C7D66"/>
    <w:multiLevelType w:val="multilevel"/>
    <w:tmpl w:val="0C94D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162EE4"/>
    <w:multiLevelType w:val="multilevel"/>
    <w:tmpl w:val="4A680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105B1"/>
    <w:multiLevelType w:val="multilevel"/>
    <w:tmpl w:val="EB245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F522A4"/>
    <w:multiLevelType w:val="multilevel"/>
    <w:tmpl w:val="6AF81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6332D5"/>
    <w:multiLevelType w:val="multilevel"/>
    <w:tmpl w:val="8612F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3A6849"/>
    <w:multiLevelType w:val="hybridMultilevel"/>
    <w:tmpl w:val="036EF7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69566A5"/>
    <w:multiLevelType w:val="multilevel"/>
    <w:tmpl w:val="27C87072"/>
    <w:lvl w:ilvl="0">
      <w:start w:val="1"/>
      <w:numFmt w:val="bullet"/>
      <w:lvlText w:val="●"/>
      <w:lvlJc w:val="left"/>
      <w:pPr>
        <w:ind w:left="720" w:hanging="360"/>
      </w:pPr>
      <w:rPr>
        <w:u w:val="none"/>
      </w:rPr>
    </w:lvl>
    <w:lvl w:ilvl="1">
      <w:numFmt w:val="bullet"/>
      <w:lvlText w:val="•"/>
      <w:lvlJc w:val="left"/>
      <w:pPr>
        <w:ind w:left="1800" w:hanging="72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18556E6"/>
    <w:multiLevelType w:val="multilevel"/>
    <w:tmpl w:val="65109CEA"/>
    <w:lvl w:ilvl="0">
      <w:start w:val="1"/>
      <w:numFmt w:val="bullet"/>
      <w:lvlText w:val="o"/>
      <w:lvlJc w:val="left"/>
      <w:pPr>
        <w:ind w:left="1080" w:hanging="360"/>
      </w:pPr>
      <w:rPr>
        <w:rFonts w:ascii="Courier New" w:hAnsi="Courier New" w:cs="Courier New"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15:restartNumberingAfterBreak="0">
    <w:nsid w:val="7DD229CD"/>
    <w:multiLevelType w:val="hybridMultilevel"/>
    <w:tmpl w:val="C778E8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1664E5"/>
    <w:multiLevelType w:val="multilevel"/>
    <w:tmpl w:val="ED86C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162595">
    <w:abstractNumId w:val="4"/>
  </w:num>
  <w:num w:numId="2" w16cid:durableId="1987054038">
    <w:abstractNumId w:val="9"/>
  </w:num>
  <w:num w:numId="3" w16cid:durableId="1181580994">
    <w:abstractNumId w:val="19"/>
  </w:num>
  <w:num w:numId="4" w16cid:durableId="1571647151">
    <w:abstractNumId w:val="10"/>
  </w:num>
  <w:num w:numId="5" w16cid:durableId="723330355">
    <w:abstractNumId w:val="5"/>
  </w:num>
  <w:num w:numId="6" w16cid:durableId="369458019">
    <w:abstractNumId w:val="8"/>
  </w:num>
  <w:num w:numId="7" w16cid:durableId="961040065">
    <w:abstractNumId w:val="6"/>
  </w:num>
  <w:num w:numId="8" w16cid:durableId="1933198759">
    <w:abstractNumId w:val="16"/>
  </w:num>
  <w:num w:numId="9" w16cid:durableId="1181895285">
    <w:abstractNumId w:val="13"/>
  </w:num>
  <w:num w:numId="10" w16cid:durableId="195001851">
    <w:abstractNumId w:val="7"/>
  </w:num>
  <w:num w:numId="11" w16cid:durableId="1654260325">
    <w:abstractNumId w:val="3"/>
  </w:num>
  <w:num w:numId="12" w16cid:durableId="1309475624">
    <w:abstractNumId w:val="12"/>
  </w:num>
  <w:num w:numId="13" w16cid:durableId="1832943591">
    <w:abstractNumId w:val="0"/>
  </w:num>
  <w:num w:numId="14" w16cid:durableId="225116609">
    <w:abstractNumId w:val="14"/>
  </w:num>
  <w:num w:numId="15" w16cid:durableId="1221943806">
    <w:abstractNumId w:val="1"/>
  </w:num>
  <w:num w:numId="16" w16cid:durableId="1854880858">
    <w:abstractNumId w:val="11"/>
  </w:num>
  <w:num w:numId="17" w16cid:durableId="2110659806">
    <w:abstractNumId w:val="17"/>
  </w:num>
  <w:num w:numId="18" w16cid:durableId="1443836939">
    <w:abstractNumId w:val="2"/>
  </w:num>
  <w:num w:numId="19" w16cid:durableId="1031035953">
    <w:abstractNumId w:val="18"/>
  </w:num>
  <w:num w:numId="20" w16cid:durableId="9757673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749"/>
    <w:rsid w:val="00034870"/>
    <w:rsid w:val="000B5C7B"/>
    <w:rsid w:val="000D27D7"/>
    <w:rsid w:val="001823F9"/>
    <w:rsid w:val="00201E4E"/>
    <w:rsid w:val="0021488D"/>
    <w:rsid w:val="002A3D18"/>
    <w:rsid w:val="002F563C"/>
    <w:rsid w:val="00315340"/>
    <w:rsid w:val="0043752C"/>
    <w:rsid w:val="0044063D"/>
    <w:rsid w:val="004B2CB3"/>
    <w:rsid w:val="004C6490"/>
    <w:rsid w:val="004F4E6D"/>
    <w:rsid w:val="00534352"/>
    <w:rsid w:val="00594465"/>
    <w:rsid w:val="005B5C9B"/>
    <w:rsid w:val="005E081D"/>
    <w:rsid w:val="00732945"/>
    <w:rsid w:val="0080122B"/>
    <w:rsid w:val="008D1721"/>
    <w:rsid w:val="00932670"/>
    <w:rsid w:val="00975380"/>
    <w:rsid w:val="00AF4F2E"/>
    <w:rsid w:val="00B15B66"/>
    <w:rsid w:val="00BD793A"/>
    <w:rsid w:val="00D03E18"/>
    <w:rsid w:val="00D72A72"/>
    <w:rsid w:val="00EA0749"/>
    <w:rsid w:val="00F601EB"/>
    <w:rsid w:val="00FB6462"/>
    <w:rsid w:val="00FE4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F96DD"/>
  <w15:docId w15:val="{96E0F307-8271-49C4-B9D5-84DA7B8D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912" w:right="1272"/>
      <w:jc w:val="center"/>
      <w:outlineLvl w:val="0"/>
    </w:pPr>
    <w:rPr>
      <w:rFonts w:ascii="Arial" w:eastAsia="Arial" w:hAnsi="Arial" w:cs="Arial"/>
      <w:b/>
      <w:color w:val="000000"/>
      <w:sz w:val="52"/>
      <w:szCs w:val="52"/>
    </w:rPr>
  </w:style>
  <w:style w:type="paragraph" w:styleId="Heading2">
    <w:name w:val="heading 2"/>
    <w:basedOn w:val="Normal"/>
    <w:next w:val="Normal"/>
    <w:uiPriority w:val="9"/>
    <w:unhideWhenUsed/>
    <w:qFormat/>
    <w:pPr>
      <w:keepNext/>
      <w:keepLines/>
      <w:widowControl w:val="0"/>
      <w:spacing w:before="40" w:after="0" w:line="240" w:lineRule="auto"/>
      <w:outlineLvl w:val="1"/>
    </w:pPr>
    <w:rPr>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3" w:type="dxa"/>
        <w:right w:w="0" w:type="dxa"/>
      </w:tblCellMar>
    </w:tblPr>
  </w:style>
  <w:style w:type="table" w:customStyle="1" w:styleId="a0">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tcPr>
      <w:shd w:val="clear" w:color="auto" w:fill="151026"/>
    </w:tc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4C64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48239">
      <w:bodyDiv w:val="1"/>
      <w:marLeft w:val="0"/>
      <w:marRight w:val="0"/>
      <w:marTop w:val="0"/>
      <w:marBottom w:val="0"/>
      <w:divBdr>
        <w:top w:val="none" w:sz="0" w:space="0" w:color="auto"/>
        <w:left w:val="none" w:sz="0" w:space="0" w:color="auto"/>
        <w:bottom w:val="none" w:sz="0" w:space="0" w:color="auto"/>
        <w:right w:val="none" w:sz="0" w:space="0" w:color="auto"/>
      </w:divBdr>
    </w:div>
    <w:div w:id="82649179">
      <w:bodyDiv w:val="1"/>
      <w:marLeft w:val="0"/>
      <w:marRight w:val="0"/>
      <w:marTop w:val="0"/>
      <w:marBottom w:val="0"/>
      <w:divBdr>
        <w:top w:val="none" w:sz="0" w:space="0" w:color="auto"/>
        <w:left w:val="none" w:sz="0" w:space="0" w:color="auto"/>
        <w:bottom w:val="none" w:sz="0" w:space="0" w:color="auto"/>
        <w:right w:val="none" w:sz="0" w:space="0" w:color="auto"/>
      </w:divBdr>
    </w:div>
    <w:div w:id="149252779">
      <w:bodyDiv w:val="1"/>
      <w:marLeft w:val="0"/>
      <w:marRight w:val="0"/>
      <w:marTop w:val="0"/>
      <w:marBottom w:val="0"/>
      <w:divBdr>
        <w:top w:val="none" w:sz="0" w:space="0" w:color="auto"/>
        <w:left w:val="none" w:sz="0" w:space="0" w:color="auto"/>
        <w:bottom w:val="none" w:sz="0" w:space="0" w:color="auto"/>
        <w:right w:val="none" w:sz="0" w:space="0" w:color="auto"/>
      </w:divBdr>
    </w:div>
    <w:div w:id="708988822">
      <w:bodyDiv w:val="1"/>
      <w:marLeft w:val="0"/>
      <w:marRight w:val="0"/>
      <w:marTop w:val="0"/>
      <w:marBottom w:val="0"/>
      <w:divBdr>
        <w:top w:val="none" w:sz="0" w:space="0" w:color="auto"/>
        <w:left w:val="none" w:sz="0" w:space="0" w:color="auto"/>
        <w:bottom w:val="none" w:sz="0" w:space="0" w:color="auto"/>
        <w:right w:val="none" w:sz="0" w:space="0" w:color="auto"/>
      </w:divBdr>
      <w:divsChild>
        <w:div w:id="2030595857">
          <w:marLeft w:val="0"/>
          <w:marRight w:val="0"/>
          <w:marTop w:val="0"/>
          <w:marBottom w:val="0"/>
          <w:divBdr>
            <w:top w:val="none" w:sz="0" w:space="0" w:color="auto"/>
            <w:left w:val="none" w:sz="0" w:space="0" w:color="auto"/>
            <w:bottom w:val="none" w:sz="0" w:space="0" w:color="auto"/>
            <w:right w:val="none" w:sz="0" w:space="0" w:color="auto"/>
          </w:divBdr>
        </w:div>
        <w:div w:id="2118286920">
          <w:marLeft w:val="0"/>
          <w:marRight w:val="0"/>
          <w:marTop w:val="0"/>
          <w:marBottom w:val="0"/>
          <w:divBdr>
            <w:top w:val="none" w:sz="0" w:space="0" w:color="auto"/>
            <w:left w:val="none" w:sz="0" w:space="0" w:color="auto"/>
            <w:bottom w:val="none" w:sz="0" w:space="0" w:color="auto"/>
            <w:right w:val="none" w:sz="0" w:space="0" w:color="auto"/>
          </w:divBdr>
        </w:div>
        <w:div w:id="924385745">
          <w:marLeft w:val="0"/>
          <w:marRight w:val="0"/>
          <w:marTop w:val="0"/>
          <w:marBottom w:val="0"/>
          <w:divBdr>
            <w:top w:val="none" w:sz="0" w:space="0" w:color="auto"/>
            <w:left w:val="none" w:sz="0" w:space="0" w:color="auto"/>
            <w:bottom w:val="none" w:sz="0" w:space="0" w:color="auto"/>
            <w:right w:val="none" w:sz="0" w:space="0" w:color="auto"/>
          </w:divBdr>
        </w:div>
      </w:divsChild>
    </w:div>
    <w:div w:id="892617261">
      <w:bodyDiv w:val="1"/>
      <w:marLeft w:val="0"/>
      <w:marRight w:val="0"/>
      <w:marTop w:val="0"/>
      <w:marBottom w:val="0"/>
      <w:divBdr>
        <w:top w:val="none" w:sz="0" w:space="0" w:color="auto"/>
        <w:left w:val="none" w:sz="0" w:space="0" w:color="auto"/>
        <w:bottom w:val="none" w:sz="0" w:space="0" w:color="auto"/>
        <w:right w:val="none" w:sz="0" w:space="0" w:color="auto"/>
      </w:divBdr>
      <w:divsChild>
        <w:div w:id="1760977164">
          <w:marLeft w:val="0"/>
          <w:marRight w:val="0"/>
          <w:marTop w:val="0"/>
          <w:marBottom w:val="0"/>
          <w:divBdr>
            <w:top w:val="none" w:sz="0" w:space="0" w:color="auto"/>
            <w:left w:val="none" w:sz="0" w:space="0" w:color="auto"/>
            <w:bottom w:val="none" w:sz="0" w:space="0" w:color="auto"/>
            <w:right w:val="none" w:sz="0" w:space="0" w:color="auto"/>
          </w:divBdr>
        </w:div>
        <w:div w:id="604071030">
          <w:marLeft w:val="0"/>
          <w:marRight w:val="0"/>
          <w:marTop w:val="0"/>
          <w:marBottom w:val="0"/>
          <w:divBdr>
            <w:top w:val="none" w:sz="0" w:space="0" w:color="auto"/>
            <w:left w:val="none" w:sz="0" w:space="0" w:color="auto"/>
            <w:bottom w:val="none" w:sz="0" w:space="0" w:color="auto"/>
            <w:right w:val="none" w:sz="0" w:space="0" w:color="auto"/>
          </w:divBdr>
        </w:div>
        <w:div w:id="5433703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hahdhaval@ltfs.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axmankamble@ltfs.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michaelfranco@ltfs.com"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11</Pages>
  <Words>2411</Words>
  <Characters>13747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Dhaval Shah</cp:lastModifiedBy>
  <cp:revision>25</cp:revision>
  <dcterms:created xsi:type="dcterms:W3CDTF">2025-04-25T08:57:00Z</dcterms:created>
  <dcterms:modified xsi:type="dcterms:W3CDTF">2025-05-03T08:09:00Z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INTERNAL</vt:lpwstr>
  </property>
  <property fmtid="{D5CDD505-2E9C-101B-9397-08002B2CF9AE}" pid="3" name="Rules">
    <vt:lpwstr>Rules</vt:lpwstr>
  </property>
  <property fmtid="{D5CDD505-2E9C-101B-9397-08002B2CF9AE}" pid="4" name="Reclassification">
    <vt:lpwstr>No</vt:lpwstr>
  </property>
  <property fmtid="{D5CDD505-2E9C-101B-9397-08002B2CF9AE}" pid="5" name="Hostname">
    <vt:lpwstr>KAL50061720</vt:lpwstr>
  </property>
  <property fmtid="{D5CDD505-2E9C-101B-9397-08002B2CF9AE}" pid="6" name="Department">
    <vt:lpwstr>DevOps</vt:lpwstr>
  </property>
  <property fmtid="{D5CDD505-2E9C-101B-9397-08002B2CF9AE}" pid="7" name="Author">
    <vt:lpwstr>50061720</vt:lpwstr>
  </property>
  <property fmtid="{D5CDD505-2E9C-101B-9397-08002B2CF9AE}" pid="8" name="KID">
    <vt:lpwstr>749779B122C3638320295991394680</vt:lpwstr>
  </property>
</Properties>
</file>